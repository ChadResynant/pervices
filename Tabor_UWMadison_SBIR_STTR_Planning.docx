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228AA" w14:textId="1C5B6563" w:rsidR="00AF4689" w:rsidRDefault="00C56331">
      <w:r>
        <w:t>Planned submission to NSF Seed Fund SBIR program</w:t>
      </w:r>
    </w:p>
    <w:p w14:paraId="27739CED" w14:textId="4F6CA3BC" w:rsidR="00C56331" w:rsidRDefault="00C56331">
      <w:r>
        <w:t>CMR 6/5/24</w:t>
      </w:r>
    </w:p>
    <w:p w14:paraId="40CA737F" w14:textId="47BEF13C" w:rsidR="00C56331" w:rsidRDefault="00C56331">
      <w:r>
        <w:t>Partners: Tabor Electronics (Mark Elo and Alex Palm) &amp; OpenVNMRJ LLC (Dan Iverson)</w:t>
      </w:r>
    </w:p>
    <w:p w14:paraId="49A627B8" w14:textId="77777777" w:rsidR="00C56331" w:rsidRDefault="00C56331"/>
    <w:p w14:paraId="5D82BBE6" w14:textId="4A5F7880" w:rsidR="00C56331" w:rsidRDefault="00C56331">
      <w:r>
        <w:t xml:space="preserve">Main informational web site: </w:t>
      </w:r>
      <w:r>
        <w:fldChar w:fldCharType="begin"/>
      </w:r>
      <w:ins w:id="0" w:author="CHAD M RIENSTRA" w:date="2024-06-05T07:49:00Z">
        <w:r>
          <w:instrText>HYPERLINK "</w:instrText>
        </w:r>
      </w:ins>
      <w:r w:rsidRPr="00C56331">
        <w:instrText>https://seedfund.nsf.gov</w:instrText>
      </w:r>
      <w:ins w:id="1" w:author="CHAD M RIENSTRA" w:date="2024-06-05T07:49:00Z">
        <w:r>
          <w:instrText>"</w:instrText>
        </w:r>
      </w:ins>
      <w:r>
        <w:fldChar w:fldCharType="separate"/>
      </w:r>
      <w:r w:rsidRPr="006252DC">
        <w:rPr>
          <w:rStyle w:val="Hyperlink"/>
        </w:rPr>
        <w:t>https://seedfund.nsf.gov</w:t>
      </w:r>
      <w:r>
        <w:fldChar w:fldCharType="end"/>
      </w:r>
    </w:p>
    <w:p w14:paraId="4A7222EC" w14:textId="48ADA58B" w:rsidR="00C56331" w:rsidRDefault="00C56331">
      <w:r>
        <w:tab/>
      </w:r>
      <w:hyperlink r:id="rId5" w:history="1">
        <w:r w:rsidRPr="006252DC">
          <w:rPr>
            <w:rStyle w:val="Hyperlink"/>
          </w:rPr>
          <w:t>https://www.sbir.gov</w:t>
        </w:r>
      </w:hyperlink>
      <w:r>
        <w:t xml:space="preserve"> </w:t>
      </w:r>
    </w:p>
    <w:p w14:paraId="5FEAEF9C" w14:textId="77777777" w:rsidR="00C56331" w:rsidRDefault="00C56331"/>
    <w:p w14:paraId="39FD832A" w14:textId="5A3699CE" w:rsidR="00C56331" w:rsidRDefault="00C56331" w:rsidP="00C56331">
      <w:r>
        <w:t xml:space="preserve">Get started page: </w:t>
      </w:r>
      <w:hyperlink r:id="rId6" w:history="1">
        <w:r w:rsidRPr="006252DC">
          <w:rPr>
            <w:rStyle w:val="Hyperlink"/>
          </w:rPr>
          <w:t>https://seedfund.nsf.gov/apply/get-started/</w:t>
        </w:r>
      </w:hyperlink>
    </w:p>
    <w:p w14:paraId="14F7C248" w14:textId="77777777" w:rsidR="00C56331" w:rsidRDefault="00C56331" w:rsidP="00C56331"/>
    <w:p w14:paraId="442E12A1" w14:textId="694EAA70" w:rsidR="00C56331" w:rsidRDefault="00061250" w:rsidP="00C56331">
      <w:r>
        <w:t>Step 1. Eligibility.</w:t>
      </w:r>
    </w:p>
    <w:p w14:paraId="771EB3B5" w14:textId="5D583302" w:rsidR="00061250" w:rsidRDefault="00061250" w:rsidP="00C56331">
      <w:r>
        <w:tab/>
        <w:t xml:space="preserve">See </w:t>
      </w:r>
      <w:hyperlink r:id="rId7" w:history="1">
        <w:r w:rsidRPr="006252DC">
          <w:rPr>
            <w:rStyle w:val="Hyperlink"/>
          </w:rPr>
          <w:t>https://seedfund.nsf.gov/apply/the-basics/</w:t>
        </w:r>
      </w:hyperlink>
    </w:p>
    <w:p w14:paraId="07740CFF" w14:textId="2FF6D0BE" w:rsidR="00061250" w:rsidRDefault="00061250" w:rsidP="00C56331">
      <w:r>
        <w:tab/>
        <w:t>&lt;500 employees, based in US, PI (tech lead) fully employed at company</w:t>
      </w:r>
    </w:p>
    <w:p w14:paraId="2785DA33" w14:textId="77777777" w:rsidR="00061250" w:rsidRDefault="00061250" w:rsidP="00C56331"/>
    <w:p w14:paraId="76DE7648" w14:textId="3EAAF01D" w:rsidR="00061250" w:rsidRDefault="00061250" w:rsidP="00C56331">
      <w:r>
        <w:t xml:space="preserve">Step 2. Scope. </w:t>
      </w:r>
      <w:r w:rsidRPr="00061250">
        <w:t>https://seedfund.nsf.gov/our-program/</w:t>
      </w:r>
      <w:r>
        <w:t xml:space="preserve"> </w:t>
      </w:r>
    </w:p>
    <w:p w14:paraId="4992B8D2" w14:textId="059C6AD0" w:rsidR="00061250" w:rsidRDefault="00061250" w:rsidP="00C56331">
      <w:r>
        <w:tab/>
        <w:t xml:space="preserve">Here are the more precise budget numbers and timelines </w:t>
      </w:r>
    </w:p>
    <w:p w14:paraId="733E046B" w14:textId="55517E82" w:rsidR="00061250" w:rsidRDefault="00061250" w:rsidP="00C56331">
      <w:r>
        <w:tab/>
        <w:t>I have a list of specific program officers to contact to ensure we get one who knows NMR</w:t>
      </w:r>
    </w:p>
    <w:p w14:paraId="6B994AE8" w14:textId="1073B374" w:rsidR="00061250" w:rsidRDefault="00061250" w:rsidP="00C56331">
      <w:r>
        <w:tab/>
        <w:t>The supplements could be more hardware, adding beta test sites, etc.</w:t>
      </w:r>
    </w:p>
    <w:p w14:paraId="3A2A4A84" w14:textId="77777777" w:rsidR="00061250" w:rsidRDefault="00061250" w:rsidP="00C56331"/>
    <w:p w14:paraId="5BB74C40" w14:textId="0D79A2C2" w:rsidR="00181475" w:rsidRDefault="00181475" w:rsidP="00C56331">
      <w:r>
        <w:t>Some examples of other small company SBIR/STTR grants of relevance</w:t>
      </w:r>
    </w:p>
    <w:p w14:paraId="6CC73906" w14:textId="7FBB823D" w:rsidR="00181475" w:rsidRDefault="00181475" w:rsidP="00C56331">
      <w:r>
        <w:tab/>
        <w:t>Rev NMR (now part of PhoenixNMR)</w:t>
      </w:r>
      <w:r>
        <w:tab/>
      </w:r>
      <w:hyperlink r:id="rId8" w:history="1">
        <w:r w:rsidRPr="006252DC">
          <w:rPr>
            <w:rStyle w:val="Hyperlink"/>
          </w:rPr>
          <w:t>https://www.sbir.gov/sbc/revolution-nmr-llc</w:t>
        </w:r>
      </w:hyperlink>
    </w:p>
    <w:p w14:paraId="7084024D" w14:textId="4D5E5B85" w:rsidR="00181475" w:rsidRDefault="00181475" w:rsidP="00C56331">
      <w:r>
        <w:tab/>
        <w:t xml:space="preserve">Doty </w:t>
      </w:r>
      <w:hyperlink r:id="rId9" w:history="1">
        <w:r w:rsidRPr="006252DC">
          <w:rPr>
            <w:rStyle w:val="Hyperlink"/>
          </w:rPr>
          <w:t>https://www.sbir.gov/sbc/doty-scientific-inc?page=1</w:t>
        </w:r>
      </w:hyperlink>
    </w:p>
    <w:p w14:paraId="6972D3C9" w14:textId="4BF0D0B8" w:rsidR="00181475" w:rsidRDefault="00181475" w:rsidP="00C56331">
      <w:r>
        <w:tab/>
      </w:r>
      <w:r>
        <w:tab/>
        <w:t xml:space="preserve">Note that Doty has ~$25M in funding over the last 40 years </w:t>
      </w:r>
    </w:p>
    <w:p w14:paraId="53E6BBCA" w14:textId="0575FA96" w:rsidR="00181475" w:rsidRDefault="00181475" w:rsidP="00C56331">
      <w:r>
        <w:tab/>
        <w:t xml:space="preserve">PhoenixNMR </w:t>
      </w:r>
      <w:hyperlink r:id="rId10" w:history="1">
        <w:r w:rsidRPr="006252DC">
          <w:rPr>
            <w:rStyle w:val="Hyperlink"/>
          </w:rPr>
          <w:t>https://www.sbir.gov/node/1310829</w:t>
        </w:r>
      </w:hyperlink>
    </w:p>
    <w:p w14:paraId="55C86F57" w14:textId="61CB7BC9" w:rsidR="00181475" w:rsidRDefault="00181475" w:rsidP="00C56331">
      <w:r>
        <w:tab/>
        <w:t xml:space="preserve">Bridge 12 </w:t>
      </w:r>
      <w:hyperlink r:id="rId11" w:history="1">
        <w:r w:rsidRPr="006252DC">
          <w:rPr>
            <w:rStyle w:val="Hyperlink"/>
          </w:rPr>
          <w:t>https://www.sbir.gov/sbc/bridge-12-technologies-inc</w:t>
        </w:r>
      </w:hyperlink>
    </w:p>
    <w:p w14:paraId="45EF574B" w14:textId="652C6ED8" w:rsidR="00181475" w:rsidRDefault="00181475" w:rsidP="00C56331">
      <w:r>
        <w:tab/>
        <w:t xml:space="preserve">Tecmag </w:t>
      </w:r>
      <w:hyperlink r:id="rId12" w:history="1">
        <w:r w:rsidRPr="006252DC">
          <w:rPr>
            <w:rStyle w:val="Hyperlink"/>
          </w:rPr>
          <w:t>https://www.sbir.gov/node/329923</w:t>
        </w:r>
      </w:hyperlink>
    </w:p>
    <w:p w14:paraId="048A966D" w14:textId="77777777" w:rsidR="00181475" w:rsidRDefault="00181475" w:rsidP="00C56331"/>
    <w:p w14:paraId="50718B31" w14:textId="77777777" w:rsidR="00061250" w:rsidRPr="00061250" w:rsidRDefault="00061250" w:rsidP="00061250">
      <w:pPr>
        <w:spacing w:after="100" w:afterAutospacing="1"/>
        <w:outlineLvl w:val="2"/>
        <w:rPr>
          <w:rFonts w:ascii="Work Sans" w:eastAsia="Times New Roman" w:hAnsi="Work Sans" w:cs="Times New Roman"/>
          <w:b/>
          <w:bCs/>
          <w:color w:val="212121"/>
          <w:spacing w:val="-4"/>
          <w:kern w:val="0"/>
          <w:sz w:val="27"/>
          <w:szCs w:val="27"/>
          <w:highlight w:val="yellow"/>
          <w14:ligatures w14:val="none"/>
        </w:rPr>
      </w:pPr>
      <w:r w:rsidRPr="00061250">
        <w:rPr>
          <w:rFonts w:ascii="Work Sans" w:eastAsia="Times New Roman" w:hAnsi="Work Sans" w:cs="Times New Roman"/>
          <w:b/>
          <w:bCs/>
          <w:color w:val="212121"/>
          <w:spacing w:val="-4"/>
          <w:kern w:val="0"/>
          <w:sz w:val="27"/>
          <w:szCs w:val="27"/>
          <w:highlight w:val="yellow"/>
          <w14:ligatures w14:val="none"/>
        </w:rPr>
        <w:t>Up to $2M / 36+ months</w:t>
      </w:r>
    </w:p>
    <w:p w14:paraId="64D6760A" w14:textId="2EF5A481" w:rsidR="00061250" w:rsidRDefault="00061250" w:rsidP="00061250">
      <w:pPr>
        <w:rPr>
          <w:rFonts w:ascii="Work Sans" w:eastAsia="Times New Roman" w:hAnsi="Work Sans" w:cs="Times New Roman"/>
          <w:color w:val="212121"/>
          <w:kern w:val="0"/>
          <w:sz w:val="21"/>
          <w:szCs w:val="21"/>
          <w:shd w:val="clear" w:color="auto" w:fill="E1F4F9"/>
          <w14:ligatures w14:val="none"/>
        </w:rPr>
      </w:pPr>
      <w:r w:rsidRPr="00061250">
        <w:rPr>
          <w:rFonts w:ascii="Work Sans" w:eastAsia="Times New Roman" w:hAnsi="Work Sans" w:cs="Times New Roman"/>
          <w:color w:val="212121"/>
          <w:kern w:val="0"/>
          <w:sz w:val="21"/>
          <w:szCs w:val="21"/>
          <w:highlight w:val="yellow"/>
          <w:shd w:val="clear" w:color="auto" w:fill="E1F4F9"/>
          <w14:ligatures w14:val="none"/>
        </w:rPr>
        <w:t>Receive up to $275,000 in non-dilutive funding for research and development (R&amp;D) to build your prototype or proof-of-concept over six to 12 months. During this period, your company will receive guidance from NSF program directors who are seasoned entrepreneurs and technologists. After you complete your Phase I award, you’re welcome to apply for Phase II, which can be up to $1,000,000 over the course of 24 months. During that second award, you can apply for supplements that may add up to more than $500,000.</w:t>
      </w:r>
    </w:p>
    <w:p w14:paraId="65C7B0F1" w14:textId="77777777" w:rsidR="00061250" w:rsidRDefault="00061250" w:rsidP="00061250"/>
    <w:p w14:paraId="4D79BEBA" w14:textId="12F54EE5" w:rsidR="00061250" w:rsidRDefault="00061250" w:rsidP="00061250">
      <w:r>
        <w:t>Step 3. Project Pitch</w:t>
      </w:r>
      <w:r w:rsidR="00D238A7">
        <w:t>. (write draft)</w:t>
      </w:r>
    </w:p>
    <w:p w14:paraId="3FCA60EB" w14:textId="77777777" w:rsidR="00061250" w:rsidRDefault="00061250" w:rsidP="00061250"/>
    <w:p w14:paraId="3DDEEA64" w14:textId="36EBEF74" w:rsidR="00061250" w:rsidRDefault="00000000" w:rsidP="00061250">
      <w:hyperlink r:id="rId13" w:history="1">
        <w:r w:rsidR="00061250" w:rsidRPr="006252DC">
          <w:rPr>
            <w:rStyle w:val="Hyperlink"/>
          </w:rPr>
          <w:t>https://seedfund.nsf.gov/apply/project-pitch/</w:t>
        </w:r>
      </w:hyperlink>
    </w:p>
    <w:p w14:paraId="453D84BB" w14:textId="77777777" w:rsidR="00061250" w:rsidRDefault="00061250" w:rsidP="00061250"/>
    <w:p w14:paraId="337B090B" w14:textId="77777777" w:rsidR="00061250" w:rsidRPr="00061250" w:rsidRDefault="00061250" w:rsidP="00061250">
      <w:pPr>
        <w:spacing w:after="120"/>
        <w:outlineLvl w:val="1"/>
        <w:rPr>
          <w:rFonts w:ascii="Work Sans" w:eastAsia="Times New Roman" w:hAnsi="Work Sans" w:cs="Times New Roman"/>
          <w:b/>
          <w:bCs/>
          <w:color w:val="212121"/>
          <w:spacing w:val="-4"/>
          <w:kern w:val="0"/>
          <w:sz w:val="36"/>
          <w:szCs w:val="36"/>
          <w:highlight w:val="yellow"/>
          <w14:ligatures w14:val="none"/>
        </w:rPr>
      </w:pPr>
      <w:r w:rsidRPr="00061250">
        <w:rPr>
          <w:rFonts w:ascii="Work Sans" w:eastAsia="Times New Roman" w:hAnsi="Work Sans" w:cs="Times New Roman"/>
          <w:b/>
          <w:bCs/>
          <w:color w:val="212121"/>
          <w:spacing w:val="-4"/>
          <w:kern w:val="0"/>
          <w:sz w:val="36"/>
          <w:szCs w:val="36"/>
          <w:highlight w:val="yellow"/>
          <w14:ligatures w14:val="none"/>
        </w:rPr>
        <w:t>Timing</w:t>
      </w:r>
    </w:p>
    <w:p w14:paraId="1216AF42" w14:textId="77777777" w:rsidR="00061250" w:rsidRPr="00061250" w:rsidRDefault="00061250" w:rsidP="00061250">
      <w:pPr>
        <w:rPr>
          <w:rFonts w:ascii="Times New Roman" w:eastAsia="Times New Roman" w:hAnsi="Times New Roman" w:cs="Times New Roman"/>
          <w:kern w:val="0"/>
          <w14:ligatures w14:val="none"/>
        </w:rPr>
      </w:pPr>
      <w:r w:rsidRPr="00061250">
        <w:rPr>
          <w:rFonts w:ascii="Times New Roman" w:eastAsia="Times New Roman" w:hAnsi="Times New Roman" w:cs="Times New Roman"/>
          <w:kern w:val="0"/>
          <w:highlight w:val="yellow"/>
          <w14:ligatures w14:val="none"/>
        </w:rPr>
        <w:t>We accept Project Pitches at any time (24/7) and 365 days a year. Typically, it takes about one month to get an official response from NSF staff.</w:t>
      </w:r>
    </w:p>
    <w:p w14:paraId="0B4E3CAA" w14:textId="77777777" w:rsidR="00061250" w:rsidRPr="00061250" w:rsidRDefault="00061250" w:rsidP="00061250">
      <w:pPr>
        <w:rPr>
          <w:rFonts w:ascii="Times New Roman" w:eastAsia="Times New Roman" w:hAnsi="Times New Roman" w:cs="Times New Roman"/>
          <w:kern w:val="0"/>
          <w14:ligatures w14:val="none"/>
        </w:rPr>
      </w:pPr>
    </w:p>
    <w:p w14:paraId="56817B1D" w14:textId="7DB1446B" w:rsidR="00061250" w:rsidRDefault="00061250" w:rsidP="00061250">
      <w:r>
        <w:lastRenderedPageBreak/>
        <w:t>I expect we will get a faster than typical response since we have a major NSF project already in place and contact with several program officers who know the system well.</w:t>
      </w:r>
    </w:p>
    <w:p w14:paraId="67F723BC" w14:textId="77777777" w:rsidR="00061250" w:rsidRDefault="00061250" w:rsidP="00061250"/>
    <w:p w14:paraId="4437B034" w14:textId="77777777" w:rsidR="00061250" w:rsidRPr="00061250" w:rsidRDefault="00061250" w:rsidP="00061250">
      <w:pPr>
        <w:pStyle w:val="Heading2"/>
        <w:spacing w:before="0" w:after="120"/>
        <w:rPr>
          <w:rFonts w:ascii="Work Sans" w:hAnsi="Work Sans"/>
          <w:color w:val="212121"/>
          <w:spacing w:val="-4"/>
          <w:highlight w:val="yellow"/>
        </w:rPr>
      </w:pPr>
      <w:r w:rsidRPr="00061250">
        <w:rPr>
          <w:rFonts w:ascii="Work Sans" w:hAnsi="Work Sans"/>
          <w:color w:val="212121"/>
          <w:spacing w:val="-4"/>
          <w:highlight w:val="yellow"/>
        </w:rPr>
        <w:t>Instructions</w:t>
      </w:r>
    </w:p>
    <w:p w14:paraId="276F9FD2" w14:textId="77777777" w:rsidR="00061250" w:rsidRPr="00061250" w:rsidRDefault="00061250" w:rsidP="00061250">
      <w:pPr>
        <w:pStyle w:val="NormalWeb"/>
        <w:spacing w:before="0" w:beforeAutospacing="0"/>
        <w:rPr>
          <w:rFonts w:ascii="Work Sans" w:hAnsi="Work Sans"/>
          <w:color w:val="212121"/>
          <w:highlight w:val="yellow"/>
        </w:rPr>
      </w:pPr>
      <w:r w:rsidRPr="00061250">
        <w:rPr>
          <w:rFonts w:ascii="Work Sans" w:hAnsi="Work Sans"/>
          <w:color w:val="212121"/>
          <w:highlight w:val="yellow"/>
        </w:rPr>
        <w:t>The required Project Pitch allows startups to learn if their proposed project is a good fit for funding from America’s Seed Fund powered by NSF. See four key questions you'll be asked to answer.</w:t>
      </w:r>
    </w:p>
    <w:p w14:paraId="00530878" w14:textId="77777777" w:rsidR="00061250" w:rsidRDefault="00061250" w:rsidP="00061250">
      <w:pPr>
        <w:pStyle w:val="NormalWeb"/>
        <w:spacing w:before="0" w:beforeAutospacing="0"/>
        <w:rPr>
          <w:rFonts w:ascii="Work Sans" w:hAnsi="Work Sans"/>
          <w:color w:val="212121"/>
        </w:rPr>
      </w:pPr>
      <w:r w:rsidRPr="00061250">
        <w:rPr>
          <w:rFonts w:ascii="Work Sans" w:hAnsi="Work Sans"/>
          <w:b/>
          <w:bCs/>
          <w:color w:val="212121"/>
          <w:highlight w:val="yellow"/>
        </w:rPr>
        <w:t>1. The Technology Innovation. (Up to 500 words)</w:t>
      </w:r>
      <w:r w:rsidRPr="00061250">
        <w:rPr>
          <w:rFonts w:ascii="Work Sans" w:hAnsi="Work Sans"/>
          <w:color w:val="212121"/>
          <w:highlight w:val="yellow"/>
        </w:rPr>
        <w:br/>
        <w:t>Describe the technical innovation that would be the focus of a Phase I project, including a brief discussion of the origins of the innovation as well as explanation as to why it meets the program’s mandate to focus on supporting</w:t>
      </w:r>
      <w:r w:rsidRPr="00061250">
        <w:rPr>
          <w:rStyle w:val="apple-converted-space"/>
          <w:rFonts w:ascii="Work Sans" w:eastAsiaTheme="majorEastAsia" w:hAnsi="Work Sans"/>
          <w:color w:val="212121"/>
          <w:highlight w:val="yellow"/>
        </w:rPr>
        <w:t> </w:t>
      </w:r>
      <w:hyperlink r:id="rId14" w:history="1">
        <w:r w:rsidRPr="00061250">
          <w:rPr>
            <w:rStyle w:val="Hyperlink"/>
            <w:rFonts w:ascii="Work Sans" w:eastAsiaTheme="majorEastAsia" w:hAnsi="Work Sans"/>
            <w:color w:val="406098"/>
            <w:highlight w:val="yellow"/>
          </w:rPr>
          <w:t>research and development (R&amp;D)</w:t>
        </w:r>
      </w:hyperlink>
      <w:r w:rsidRPr="00061250">
        <w:rPr>
          <w:rStyle w:val="apple-converted-space"/>
          <w:rFonts w:ascii="Work Sans" w:eastAsiaTheme="majorEastAsia" w:hAnsi="Work Sans"/>
          <w:color w:val="212121"/>
          <w:highlight w:val="yellow"/>
        </w:rPr>
        <w:t> </w:t>
      </w:r>
      <w:r w:rsidRPr="00061250">
        <w:rPr>
          <w:rFonts w:ascii="Work Sans" w:hAnsi="Work Sans"/>
          <w:color w:val="212121"/>
          <w:highlight w:val="yellow"/>
        </w:rPr>
        <w:t>of unproven, high-impact innovations.</w:t>
      </w:r>
    </w:p>
    <w:p w14:paraId="0E65BE50" w14:textId="1DC4E76C" w:rsidR="00061250" w:rsidRDefault="00061250" w:rsidP="00061250">
      <w:pPr>
        <w:pStyle w:val="NormalWeb"/>
        <w:spacing w:before="0" w:beforeAutospacing="0"/>
        <w:rPr>
          <w:rFonts w:ascii="Work Sans" w:hAnsi="Work Sans"/>
          <w:color w:val="212121"/>
        </w:rPr>
      </w:pPr>
      <w:r>
        <w:rPr>
          <w:rFonts w:ascii="Work Sans" w:hAnsi="Work Sans"/>
          <w:color w:val="212121"/>
        </w:rPr>
        <w:t>Talking points: unmet need in NMR community, broader impacts to many fields of study in industry (pharma, materials, energy, etc.), low cost alternative to provide market competitiveness, scalable, customizable</w:t>
      </w:r>
    </w:p>
    <w:p w14:paraId="0C789A85" w14:textId="77777777" w:rsidR="00061250" w:rsidRDefault="00061250" w:rsidP="00061250">
      <w:pPr>
        <w:pStyle w:val="NormalWeb"/>
        <w:spacing w:before="0" w:beforeAutospacing="0"/>
        <w:rPr>
          <w:rFonts w:ascii="Work Sans" w:hAnsi="Work Sans"/>
          <w:color w:val="212121"/>
        </w:rPr>
      </w:pPr>
      <w:r w:rsidRPr="00061250">
        <w:rPr>
          <w:rFonts w:ascii="Work Sans" w:hAnsi="Work Sans"/>
          <w:b/>
          <w:bCs/>
          <w:color w:val="212121"/>
          <w:highlight w:val="yellow"/>
        </w:rPr>
        <w:t>2. The Technical Objectives and Challenges. (Up to 500 words)</w:t>
      </w:r>
      <w:r w:rsidRPr="00061250">
        <w:rPr>
          <w:rFonts w:ascii="Work Sans" w:hAnsi="Work Sans"/>
          <w:color w:val="212121"/>
          <w:highlight w:val="yellow"/>
        </w:rPr>
        <w:br/>
        <w:t>Describe the R&amp;D or technical work to be done in a Phase I project, including a discussion of how and why the proposed work will help prove that the product or service is technically feasible and/or will significantly reduce technical risk. Discuss how, ultimately, this work could contribute to making the new product, service, or process commercially viable and impactful. This section should also convey that the proposed work meets the definition of R&amp;D, rather than straightforward engineering or incremental product development tasks.</w:t>
      </w:r>
    </w:p>
    <w:p w14:paraId="5730DB73" w14:textId="6F42102E" w:rsidR="00061250" w:rsidRPr="00061250" w:rsidRDefault="00061250" w:rsidP="00061250">
      <w:pPr>
        <w:pStyle w:val="NormalWeb"/>
        <w:spacing w:before="0" w:beforeAutospacing="0"/>
        <w:rPr>
          <w:rFonts w:ascii="Work Sans" w:hAnsi="Work Sans"/>
          <w:color w:val="212121"/>
        </w:rPr>
      </w:pPr>
      <w:r>
        <w:rPr>
          <w:rFonts w:ascii="Work Sans" w:hAnsi="Work Sans"/>
          <w:color w:val="212121"/>
        </w:rPr>
        <w:t xml:space="preserve">Summary of milestone document. Feasibility with milestone 1, reduce technical risk by integrating with open source software, discuss how other components such as amplifiers, probes, magnets, controllers, etc. are available from other well established vendors. </w:t>
      </w:r>
    </w:p>
    <w:p w14:paraId="09CC9944" w14:textId="25EEDA13" w:rsidR="00061250" w:rsidRDefault="00061250" w:rsidP="00061250">
      <w:pPr>
        <w:pStyle w:val="NormalWeb"/>
        <w:spacing w:before="0" w:beforeAutospacing="0"/>
        <w:rPr>
          <w:rFonts w:ascii="Work Sans" w:hAnsi="Work Sans"/>
          <w:color w:val="212121"/>
        </w:rPr>
      </w:pPr>
      <w:r w:rsidRPr="00061250">
        <w:rPr>
          <w:rFonts w:ascii="Work Sans" w:hAnsi="Work Sans"/>
          <w:b/>
          <w:bCs/>
          <w:color w:val="212121"/>
          <w:highlight w:val="yellow"/>
        </w:rPr>
        <w:t>3. The Market Opportunity. (Up to 250 words)</w:t>
      </w:r>
      <w:r w:rsidRPr="00061250">
        <w:rPr>
          <w:rFonts w:ascii="Work Sans" w:hAnsi="Work Sans"/>
          <w:color w:val="212121"/>
          <w:highlight w:val="yellow"/>
        </w:rPr>
        <w:br/>
        <w:t>Describe the customer profile and pain point(s) that will be the near-term commercial focus related to this technical project.</w:t>
      </w:r>
    </w:p>
    <w:p w14:paraId="0A1CABA7" w14:textId="3353AFF9" w:rsidR="00061250" w:rsidRPr="00061250" w:rsidRDefault="00061250" w:rsidP="00061250">
      <w:pPr>
        <w:pStyle w:val="NormalWeb"/>
        <w:spacing w:before="0" w:beforeAutospacing="0" w:after="0" w:afterAutospacing="0"/>
        <w:rPr>
          <w:rFonts w:ascii="Work Sans" w:hAnsi="Work Sans"/>
          <w:color w:val="212121"/>
        </w:rPr>
      </w:pPr>
      <w:r>
        <w:rPr>
          <w:rFonts w:ascii="Work Sans" w:hAnsi="Work Sans"/>
          <w:color w:val="212121"/>
        </w:rPr>
        <w:t>Here is where we elaborate on the history of NMR market, estimate the number of Varian sites, talk about the cost of upgrades, identify examples of current Varian sites, new faculty starting labs, small companies etc.</w:t>
      </w:r>
    </w:p>
    <w:p w14:paraId="36EF1A05" w14:textId="77777777" w:rsidR="00061250" w:rsidRDefault="00061250" w:rsidP="00061250">
      <w:pPr>
        <w:pStyle w:val="NormalWeb"/>
        <w:spacing w:before="0" w:beforeAutospacing="0" w:after="0" w:afterAutospacing="0"/>
        <w:rPr>
          <w:rFonts w:ascii="Work Sans" w:hAnsi="Work Sans"/>
          <w:b/>
          <w:bCs/>
          <w:color w:val="212121"/>
        </w:rPr>
      </w:pPr>
    </w:p>
    <w:p w14:paraId="0920895C" w14:textId="2336D882" w:rsidR="00061250" w:rsidRDefault="00061250" w:rsidP="00061250">
      <w:pPr>
        <w:pStyle w:val="NormalWeb"/>
        <w:spacing w:before="0" w:beforeAutospacing="0" w:after="0" w:afterAutospacing="0"/>
        <w:rPr>
          <w:rFonts w:ascii="Work Sans" w:hAnsi="Work Sans"/>
          <w:color w:val="212121"/>
        </w:rPr>
      </w:pPr>
      <w:r w:rsidRPr="00061250">
        <w:rPr>
          <w:rFonts w:ascii="Work Sans" w:hAnsi="Work Sans"/>
          <w:b/>
          <w:bCs/>
          <w:color w:val="212121"/>
          <w:highlight w:val="yellow"/>
        </w:rPr>
        <w:t>4. The Company and Team. (Up to 250 words)</w:t>
      </w:r>
      <w:r w:rsidRPr="00061250">
        <w:rPr>
          <w:rFonts w:ascii="Work Sans" w:hAnsi="Work Sans"/>
          <w:color w:val="212121"/>
          <w:highlight w:val="yellow"/>
        </w:rPr>
        <w:br/>
        <w:t xml:space="preserve">Describe the background and current status of the applicant small business, </w:t>
      </w:r>
      <w:r w:rsidRPr="00061250">
        <w:rPr>
          <w:rFonts w:ascii="Work Sans" w:hAnsi="Work Sans"/>
          <w:color w:val="212121"/>
          <w:highlight w:val="yellow"/>
        </w:rPr>
        <w:lastRenderedPageBreak/>
        <w:t>including key team members who will lead the technical and/or commercial efforts discussed in this Project Pitch.</w:t>
      </w:r>
    </w:p>
    <w:p w14:paraId="43D2ACF9" w14:textId="77777777" w:rsidR="00061250" w:rsidRDefault="00061250" w:rsidP="00061250"/>
    <w:p w14:paraId="10EB6706" w14:textId="39465F37" w:rsidR="00061250" w:rsidRDefault="00061250" w:rsidP="00061250">
      <w:r>
        <w:t xml:space="preserve">First need to decide who is technical lead (Mark?) </w:t>
      </w:r>
      <w:r w:rsidR="00D238A7">
        <w:t xml:space="preserve">and commercialization lead (Alex). </w:t>
      </w:r>
    </w:p>
    <w:p w14:paraId="5F92283F" w14:textId="77777777" w:rsidR="00D238A7" w:rsidRDefault="00D238A7" w:rsidP="00061250"/>
    <w:p w14:paraId="3F2B6DB6" w14:textId="12EAFB58" w:rsidR="00D238A7" w:rsidRDefault="00D238A7" w:rsidP="00061250">
      <w:r>
        <w:t>Step 4. Submit Project Pitch</w:t>
      </w:r>
    </w:p>
    <w:p w14:paraId="69584ACE" w14:textId="5C0B98E5" w:rsidR="00D238A7" w:rsidRDefault="00D238A7" w:rsidP="00061250"/>
    <w:p w14:paraId="0BA38E71" w14:textId="279B8F26" w:rsidR="00D238A7" w:rsidRDefault="00000000" w:rsidP="00061250">
      <w:hyperlink r:id="rId15" w:history="1">
        <w:r w:rsidR="00D238A7" w:rsidRPr="006252DC">
          <w:rPr>
            <w:rStyle w:val="Hyperlink"/>
          </w:rPr>
          <w:t>https://seedfund.nsf.gov/apply/full-proposal/</w:t>
        </w:r>
      </w:hyperlink>
    </w:p>
    <w:p w14:paraId="319D82F0" w14:textId="00AEDCD3" w:rsidR="00D238A7" w:rsidRDefault="00D238A7" w:rsidP="00061250">
      <w:r>
        <w:t>Need a new solicitations are “expected in the coming weeks”, certainly by start of new fiscal year (even if on continuing resolution, but usually in election years the budgets get done on time… we will see!)</w:t>
      </w:r>
    </w:p>
    <w:p w14:paraId="566FAE3E" w14:textId="77777777" w:rsidR="00D238A7" w:rsidRDefault="00D238A7" w:rsidP="00061250"/>
    <w:p w14:paraId="61977171" w14:textId="4943E925" w:rsidR="00D238A7" w:rsidRDefault="00D238A7" w:rsidP="00061250">
      <w:r>
        <w:t>Call for proposals</w:t>
      </w:r>
    </w:p>
    <w:p w14:paraId="2B074A3F" w14:textId="77777777" w:rsidR="00D238A7" w:rsidRDefault="00D238A7" w:rsidP="00061250"/>
    <w:p w14:paraId="1D939B8B" w14:textId="395C79C7" w:rsidR="00D238A7" w:rsidRDefault="00D238A7" w:rsidP="00061250">
      <w:pPr>
        <w:rPr>
          <w:rFonts w:ascii="Work Sans" w:hAnsi="Work Sans"/>
          <w:color w:val="212121"/>
          <w:sz w:val="21"/>
          <w:szCs w:val="21"/>
          <w:shd w:val="clear" w:color="auto" w:fill="F5FBFC"/>
        </w:rPr>
      </w:pPr>
      <w:r w:rsidRPr="00D238A7">
        <w:rPr>
          <w:rFonts w:ascii="Work Sans" w:hAnsi="Work Sans"/>
          <w:b/>
          <w:bCs/>
          <w:color w:val="212121"/>
          <w:sz w:val="21"/>
          <w:szCs w:val="21"/>
          <w:highlight w:val="yellow"/>
        </w:rPr>
        <w:t>Read the call for proposals (solicitation)</w:t>
      </w:r>
      <w:r w:rsidRPr="00D238A7">
        <w:rPr>
          <w:rFonts w:ascii="Work Sans" w:hAnsi="Work Sans"/>
          <w:color w:val="212121"/>
          <w:sz w:val="21"/>
          <w:szCs w:val="21"/>
          <w:highlight w:val="yellow"/>
        </w:rPr>
        <w:br/>
      </w:r>
      <w:r w:rsidRPr="00D238A7">
        <w:rPr>
          <w:rFonts w:ascii="Work Sans" w:hAnsi="Work Sans"/>
          <w:color w:val="212121"/>
          <w:sz w:val="21"/>
          <w:szCs w:val="21"/>
          <w:highlight w:val="yellow"/>
          <w:shd w:val="clear" w:color="auto" w:fill="F5FBFC"/>
        </w:rPr>
        <w:t>NSF has one Phase I solicitation: the Small Business Innovation Research (SBIR) and the Small Business Technology Transfer (STTR). SBIR proposals do not require that the startup partner with an eligible research institution. In an STTR proposal, the startup must perform a minimum of 40% of the research, as measured by the budget, and a minimum of 30% of the research must be performed by the partner research institution.</w:t>
      </w:r>
    </w:p>
    <w:p w14:paraId="1F7BBF62" w14:textId="77777777" w:rsidR="00D238A7" w:rsidRDefault="00D238A7" w:rsidP="00061250">
      <w:pPr>
        <w:rPr>
          <w:rFonts w:ascii="Work Sans" w:hAnsi="Work Sans"/>
          <w:color w:val="212121"/>
          <w:sz w:val="21"/>
          <w:szCs w:val="21"/>
          <w:shd w:val="clear" w:color="auto" w:fill="F5FBFC"/>
        </w:rPr>
      </w:pPr>
    </w:p>
    <w:p w14:paraId="1981E335" w14:textId="23DDC01D" w:rsidR="00D238A7" w:rsidRDefault="00000000" w:rsidP="00061250">
      <w:hyperlink r:id="rId16" w:history="1">
        <w:r w:rsidR="00D238A7" w:rsidRPr="006252DC">
          <w:rPr>
            <w:rStyle w:val="Hyperlink"/>
          </w:rPr>
          <w:t>https://new.nsf.gov/funding/opportunities/nsf-small-business-innovation-research-small-0/nsf23-515/solicitation</w:t>
        </w:r>
      </w:hyperlink>
    </w:p>
    <w:p w14:paraId="5C4723C2" w14:textId="77777777" w:rsidR="00D238A7" w:rsidRDefault="00D238A7" w:rsidP="00061250"/>
    <w:p w14:paraId="1BCAB3C2" w14:textId="7B141C71" w:rsidR="00D238A7" w:rsidRDefault="00D238A7" w:rsidP="00061250">
      <w:r>
        <w:t>SBIR: company only. One PI (Mark or Alex)</w:t>
      </w:r>
    </w:p>
    <w:p w14:paraId="56E72EBF" w14:textId="2CD7C631" w:rsidR="00D238A7" w:rsidRDefault="00D238A7" w:rsidP="00061250">
      <w:r>
        <w:t>STTR: company + eligible research institution (UW-Madison). 1 co-PI (Chad)</w:t>
      </w:r>
    </w:p>
    <w:p w14:paraId="42430843" w14:textId="77777777" w:rsidR="00D238A7" w:rsidRDefault="00D238A7" w:rsidP="00061250"/>
    <w:p w14:paraId="53A07410" w14:textId="236C009E" w:rsidR="00D238A7" w:rsidRDefault="00D238A7" w:rsidP="00061250">
      <w:r>
        <w:t>The most important parts of the instructions are copied below.</w:t>
      </w:r>
    </w:p>
    <w:p w14:paraId="6E3137D7" w14:textId="77777777" w:rsidR="00D238A7" w:rsidRDefault="00D238A7" w:rsidP="00061250"/>
    <w:p w14:paraId="13AF2F8B" w14:textId="0E7BDD77" w:rsidR="00D238A7" w:rsidRDefault="00D238A7" w:rsidP="00061250">
      <w:r>
        <w:t>We can use this to start gathering talking points</w:t>
      </w:r>
      <w:r w:rsidR="00E84355">
        <w:t>. It is always best to write proposals of this type in a very linear manner, in order according to the instructions, and to address each required component directly, with a paragraph heading that is easy to connect back to the solicitation language.</w:t>
      </w:r>
      <w:r w:rsidR="009237AC">
        <w:t xml:space="preserve"> </w:t>
      </w:r>
      <w:r w:rsidR="003C421B">
        <w:t>We could schedule a call to talk through the various sections to clarify what NSF really wants in practice, especially in how they distinguish intellectual merit from broader impacts.</w:t>
      </w:r>
    </w:p>
    <w:p w14:paraId="3BD43F0A" w14:textId="77777777" w:rsidR="00D238A7" w:rsidRDefault="00D238A7" w:rsidP="00061250"/>
    <w:p w14:paraId="07DC441E" w14:textId="77777777" w:rsidR="00D238A7" w:rsidRPr="00E84355" w:rsidRDefault="00D238A7" w:rsidP="00D238A7">
      <w:pPr>
        <w:numPr>
          <w:ilvl w:val="0"/>
          <w:numId w:val="2"/>
        </w:numPr>
        <w:spacing w:before="100" w:beforeAutospacing="1"/>
        <w:rPr>
          <w:rFonts w:ascii="Open Sans" w:hAnsi="Open Sans" w:cs="Open Sans"/>
          <w:color w:val="1B1B1B"/>
          <w:highlight w:val="yellow"/>
        </w:rPr>
      </w:pPr>
      <w:r w:rsidRPr="00E84355">
        <w:rPr>
          <w:rStyle w:val="Strong"/>
          <w:rFonts w:ascii="Open Sans" w:hAnsi="Open Sans" w:cs="Open Sans"/>
          <w:color w:val="1B1B1B"/>
          <w:highlight w:val="yellow"/>
        </w:rPr>
        <w:t>Project Summary</w:t>
      </w:r>
      <w:r w:rsidRPr="00E84355">
        <w:rPr>
          <w:rStyle w:val="apple-converted-space"/>
          <w:rFonts w:ascii="Open Sans" w:hAnsi="Open Sans" w:cs="Open Sans"/>
          <w:color w:val="1B1B1B"/>
          <w:highlight w:val="yellow"/>
        </w:rPr>
        <w:t> </w:t>
      </w:r>
      <w:r w:rsidRPr="00E84355">
        <w:rPr>
          <w:rFonts w:ascii="Open Sans" w:hAnsi="Open Sans" w:cs="Open Sans"/>
          <w:color w:val="1B1B1B"/>
          <w:highlight w:val="yellow"/>
        </w:rPr>
        <w:t xml:space="preserve">[One (1) page MAXIMUM]. The Project Summary should be written in the third person, informative to other persons working in the same or related fields, and insofar as possible, understandable to a scientifically or technically literate lay reader. It should not be an abstract of the proposal. Do not include proprietary information in the summary. Proposals lacking a complete Project Summary will not be accepted by Research.gov or will be Returned Without Review. The Project Summary is to be completed with headers on three separate lines for Overview, Intellectual </w:t>
      </w:r>
      <w:r w:rsidRPr="00E84355">
        <w:rPr>
          <w:rFonts w:ascii="Open Sans" w:hAnsi="Open Sans" w:cs="Open Sans"/>
          <w:color w:val="1B1B1B"/>
          <w:highlight w:val="yellow"/>
        </w:rPr>
        <w:lastRenderedPageBreak/>
        <w:t>Merit, and Broader Impacts. To be valid, a heading must be on its own line with no other text on that line. The document must be converted to pdf format to be uploaded into Research.gov.</w:t>
      </w:r>
    </w:p>
    <w:p w14:paraId="282DD5F7" w14:textId="77777777" w:rsidR="00D238A7" w:rsidRPr="00E84355" w:rsidRDefault="00D238A7" w:rsidP="00D238A7">
      <w:pPr>
        <w:numPr>
          <w:ilvl w:val="1"/>
          <w:numId w:val="3"/>
        </w:numPr>
        <w:spacing w:before="100" w:beforeAutospacing="1" w:after="120"/>
        <w:rPr>
          <w:rFonts w:ascii="Open Sans" w:hAnsi="Open Sans" w:cs="Open Sans"/>
          <w:color w:val="1B1B1B"/>
          <w:highlight w:val="yellow"/>
        </w:rPr>
      </w:pPr>
      <w:r w:rsidRPr="00E84355">
        <w:rPr>
          <w:rStyle w:val="Strong"/>
          <w:rFonts w:ascii="Open Sans" w:hAnsi="Open Sans" w:cs="Open Sans"/>
          <w:color w:val="1B1B1B"/>
          <w:highlight w:val="yellow"/>
        </w:rPr>
        <w:t>Overview:</w:t>
      </w:r>
      <w:r w:rsidRPr="00E84355">
        <w:rPr>
          <w:rStyle w:val="apple-converted-space"/>
          <w:rFonts w:ascii="Open Sans" w:hAnsi="Open Sans" w:cs="Open Sans"/>
          <w:color w:val="1B1B1B"/>
          <w:highlight w:val="yellow"/>
        </w:rPr>
        <w:t> </w:t>
      </w:r>
      <w:r w:rsidRPr="00E84355">
        <w:rPr>
          <w:rFonts w:ascii="Open Sans" w:hAnsi="Open Sans" w:cs="Open Sans"/>
          <w:color w:val="1B1B1B"/>
          <w:highlight w:val="yellow"/>
        </w:rPr>
        <w:t>Describe the potential outcome(s) of the proposed activity in terms of a product, process, or service. Provide a list of key words or phrases that identify the areas of technical expertise to be invoked in reviewing the proposal and the areas of application that are the initial target of the technology. Provide the subtopic name.</w:t>
      </w:r>
    </w:p>
    <w:p w14:paraId="01763EE0" w14:textId="77777777" w:rsidR="00D238A7" w:rsidRPr="00E84355" w:rsidRDefault="00D238A7" w:rsidP="00D238A7">
      <w:pPr>
        <w:numPr>
          <w:ilvl w:val="1"/>
          <w:numId w:val="3"/>
        </w:numPr>
        <w:spacing w:before="100" w:beforeAutospacing="1" w:after="120"/>
        <w:rPr>
          <w:rFonts w:ascii="Open Sans" w:hAnsi="Open Sans" w:cs="Open Sans"/>
          <w:color w:val="1B1B1B"/>
          <w:highlight w:val="yellow"/>
        </w:rPr>
      </w:pPr>
      <w:r w:rsidRPr="00E84355">
        <w:rPr>
          <w:rStyle w:val="Strong"/>
          <w:rFonts w:ascii="Open Sans" w:hAnsi="Open Sans" w:cs="Open Sans"/>
          <w:color w:val="1B1B1B"/>
          <w:highlight w:val="yellow"/>
        </w:rPr>
        <w:t>Intellectual Merit:</w:t>
      </w:r>
      <w:r w:rsidRPr="00E84355">
        <w:rPr>
          <w:rStyle w:val="apple-converted-space"/>
          <w:rFonts w:ascii="Open Sans" w:hAnsi="Open Sans" w:cs="Open Sans"/>
          <w:color w:val="1B1B1B"/>
          <w:highlight w:val="yellow"/>
        </w:rPr>
        <w:t> </w:t>
      </w:r>
      <w:r w:rsidRPr="00E84355">
        <w:rPr>
          <w:rFonts w:ascii="Open Sans" w:hAnsi="Open Sans" w:cs="Open Sans"/>
          <w:color w:val="1B1B1B"/>
          <w:highlight w:val="yellow"/>
        </w:rPr>
        <w:t>This section MUST begin with "This Small Business Innovation Research (or Small Business Technology Transfer) Phase I project..." Address the intellectual merits of the proposed activity. Briefly describe the technical hurdle(s) that will be addressed by the proposed R&amp;D (which should be crucial to successful commercialization of the innovation), the goals of the proposed R&amp;D, and a high-level summary of the plan to reach those goals.</w:t>
      </w:r>
    </w:p>
    <w:p w14:paraId="3056B832" w14:textId="77777777" w:rsidR="00D238A7" w:rsidRPr="00E84355" w:rsidRDefault="00D238A7" w:rsidP="00D238A7">
      <w:pPr>
        <w:numPr>
          <w:ilvl w:val="1"/>
          <w:numId w:val="3"/>
        </w:numPr>
        <w:spacing w:before="100" w:beforeAutospacing="1"/>
        <w:rPr>
          <w:rFonts w:ascii="Open Sans" w:hAnsi="Open Sans" w:cs="Open Sans"/>
          <w:color w:val="1B1B1B"/>
          <w:highlight w:val="yellow"/>
        </w:rPr>
      </w:pPr>
      <w:r w:rsidRPr="00E84355">
        <w:rPr>
          <w:rStyle w:val="Strong"/>
          <w:rFonts w:ascii="Open Sans" w:hAnsi="Open Sans" w:cs="Open Sans"/>
          <w:color w:val="1B1B1B"/>
          <w:highlight w:val="yellow"/>
        </w:rPr>
        <w:t>Broader Impacts:</w:t>
      </w:r>
      <w:r w:rsidRPr="00E84355">
        <w:rPr>
          <w:rStyle w:val="apple-converted-space"/>
          <w:rFonts w:ascii="Open Sans" w:hAnsi="Open Sans" w:cs="Open Sans"/>
          <w:color w:val="1B1B1B"/>
          <w:highlight w:val="yellow"/>
        </w:rPr>
        <w:t> </w:t>
      </w:r>
      <w:r w:rsidRPr="00E84355">
        <w:rPr>
          <w:rFonts w:ascii="Open Sans" w:hAnsi="Open Sans" w:cs="Open Sans"/>
          <w:color w:val="1B1B1B"/>
          <w:highlight w:val="yellow"/>
        </w:rPr>
        <w:t>Discuss the expected outcomes in terms of how the proposed project will bring the innovation closer to commercialization under a sustainable business model. In this box, also describe the potential commercial and market impacts that such a commercialization effort would have, if successful. Also discuss potential broader societal and economic impacts of the innovation (e.g., educational, environmental, scientific, societal, or other impacts on the nation and the world).</w:t>
      </w:r>
      <w:r w:rsidRPr="00E84355">
        <w:rPr>
          <w:rStyle w:val="apple-converted-space"/>
          <w:rFonts w:ascii="Open Sans" w:hAnsi="Open Sans" w:cs="Open Sans"/>
          <w:color w:val="1B1B1B"/>
          <w:highlight w:val="yellow"/>
        </w:rPr>
        <w:t> </w:t>
      </w:r>
    </w:p>
    <w:p w14:paraId="09E51F13" w14:textId="77777777" w:rsidR="00D238A7" w:rsidRPr="00E84355" w:rsidRDefault="00D238A7" w:rsidP="00D238A7">
      <w:pPr>
        <w:numPr>
          <w:ilvl w:val="0"/>
          <w:numId w:val="4"/>
        </w:numPr>
        <w:spacing w:before="100" w:beforeAutospacing="1"/>
        <w:rPr>
          <w:rFonts w:ascii="Open Sans" w:hAnsi="Open Sans" w:cs="Open Sans"/>
          <w:color w:val="1B1B1B"/>
          <w:highlight w:val="yellow"/>
        </w:rPr>
      </w:pPr>
      <w:bookmarkStart w:id="2" w:name="PD"/>
      <w:bookmarkEnd w:id="2"/>
      <w:r w:rsidRPr="00E84355">
        <w:rPr>
          <w:rStyle w:val="Strong"/>
          <w:rFonts w:ascii="Open Sans" w:hAnsi="Open Sans" w:cs="Open Sans"/>
          <w:color w:val="1B1B1B"/>
          <w:highlight w:val="yellow"/>
        </w:rPr>
        <w:t>Project Description. [Ten (10) pages MINIMUM; fifteen (15) pages MAXIMUM</w:t>
      </w:r>
      <w:r w:rsidRPr="00E84355">
        <w:rPr>
          <w:rFonts w:ascii="Open Sans" w:hAnsi="Open Sans" w:cs="Open Sans"/>
          <w:color w:val="1B1B1B"/>
          <w:highlight w:val="yellow"/>
        </w:rPr>
        <w:t>]. The project description is the core of the proposal document, where the PI convinces the expert reviewers/panelists and NSF SBIR/STTR Program Director that his/her proposed R&amp;D project meets NSF's criteria for intellectual merit, broader impacts, and commercial opportunity (please refer to Section II</w:t>
      </w:r>
      <w:r w:rsidRPr="00E84355">
        <w:rPr>
          <w:rStyle w:val="Emphasis"/>
          <w:rFonts w:ascii="Open Sans" w:hAnsi="Open Sans" w:cs="Open Sans"/>
          <w:color w:val="1B1B1B"/>
          <w:highlight w:val="yellow"/>
        </w:rPr>
        <w:t>. Program Description</w:t>
      </w:r>
      <w:r w:rsidRPr="00E84355">
        <w:rPr>
          <w:rStyle w:val="apple-converted-space"/>
          <w:rFonts w:ascii="Open Sans" w:hAnsi="Open Sans" w:cs="Open Sans"/>
          <w:color w:val="1B1B1B"/>
          <w:highlight w:val="yellow"/>
        </w:rPr>
        <w:t> </w:t>
      </w:r>
      <w:r w:rsidRPr="00E84355">
        <w:rPr>
          <w:rFonts w:ascii="Open Sans" w:hAnsi="Open Sans" w:cs="Open Sans"/>
          <w:color w:val="1B1B1B"/>
          <w:highlight w:val="yellow"/>
        </w:rPr>
        <w:t>of this solicitation for details regarding these criteria).</w:t>
      </w:r>
    </w:p>
    <w:p w14:paraId="35E5D0C4" w14:textId="77777777" w:rsidR="00D238A7" w:rsidRPr="00E84355" w:rsidRDefault="00D238A7" w:rsidP="00D238A7">
      <w:pPr>
        <w:pStyle w:val="NormalWeb"/>
        <w:rPr>
          <w:rFonts w:ascii="Open Sans" w:hAnsi="Open Sans" w:cs="Open Sans"/>
          <w:color w:val="1B1B1B"/>
          <w:highlight w:val="yellow"/>
        </w:rPr>
      </w:pPr>
      <w:r w:rsidRPr="00E84355">
        <w:rPr>
          <w:rFonts w:ascii="Open Sans" w:hAnsi="Open Sans" w:cs="Open Sans"/>
          <w:color w:val="1B1B1B"/>
          <w:highlight w:val="yellow"/>
        </w:rPr>
        <w:t xml:space="preserve">Present evidence that the proposed technology is innovative, that development of it entails high technical risk, and that you have a credible plan to establish technical feasibility during Phase I. Convince the reviewers that the company and the project team have the necessary expertise, resources, and support to carry out the project and that they are committed to building a viable business around the product/service being developed. Finally, present a compelling case that the project </w:t>
      </w:r>
      <w:r w:rsidRPr="00E84355">
        <w:rPr>
          <w:rFonts w:ascii="Open Sans" w:hAnsi="Open Sans" w:cs="Open Sans"/>
          <w:color w:val="1B1B1B"/>
          <w:highlight w:val="yellow"/>
        </w:rPr>
        <w:lastRenderedPageBreak/>
        <w:t>will significantly advance the readiness of the technology and strengthen its commercial position. The format below is strongly suggested for the Project Description.</w:t>
      </w:r>
    </w:p>
    <w:p w14:paraId="4C86BB84" w14:textId="77777777" w:rsidR="00D238A7" w:rsidRPr="00E84355" w:rsidRDefault="00D238A7" w:rsidP="00D238A7">
      <w:pPr>
        <w:pStyle w:val="NormalWeb"/>
        <w:rPr>
          <w:rFonts w:ascii="Open Sans" w:hAnsi="Open Sans" w:cs="Open Sans"/>
          <w:color w:val="1B1B1B"/>
          <w:highlight w:val="yellow"/>
        </w:rPr>
      </w:pPr>
      <w:r w:rsidRPr="00E84355">
        <w:rPr>
          <w:rStyle w:val="Strong"/>
          <w:rFonts w:ascii="Open Sans" w:eastAsiaTheme="majorEastAsia" w:hAnsi="Open Sans" w:cs="Open Sans"/>
          <w:color w:val="1B1B1B"/>
          <w:highlight w:val="yellow"/>
        </w:rPr>
        <w:t>Elevator Pitch (no more than one page)</w:t>
      </w:r>
    </w:p>
    <w:p w14:paraId="67D4A40C" w14:textId="77777777" w:rsidR="00D238A7" w:rsidRPr="00E84355" w:rsidRDefault="00D238A7" w:rsidP="00D238A7">
      <w:pPr>
        <w:numPr>
          <w:ilvl w:val="1"/>
          <w:numId w:val="5"/>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The Motivation. Describe the company’s motivation for pursuing this project and the expected impact from the proposed technology, if successful.</w:t>
      </w:r>
    </w:p>
    <w:p w14:paraId="63A64C2E" w14:textId="77777777" w:rsidR="00D238A7" w:rsidRPr="00E84355" w:rsidRDefault="00D238A7" w:rsidP="00D238A7">
      <w:pPr>
        <w:numPr>
          <w:ilvl w:val="1"/>
          <w:numId w:val="5"/>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The Customer. Describe the expected customer for the innovation. Which unmet customer or market needs are you addressing?</w:t>
      </w:r>
    </w:p>
    <w:p w14:paraId="7DC56928" w14:textId="77777777" w:rsidR="00D238A7" w:rsidRPr="00E84355" w:rsidRDefault="00D238A7" w:rsidP="00D238A7">
      <w:pPr>
        <w:numPr>
          <w:ilvl w:val="1"/>
          <w:numId w:val="5"/>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The Value Proposition. What are the benefits to the customer of your proposed innovation? What is the key differentiator of your company or technology? What is the potential societal value of your innovation?</w:t>
      </w:r>
    </w:p>
    <w:p w14:paraId="19602BAE" w14:textId="77777777" w:rsidR="00D238A7" w:rsidRPr="00E84355" w:rsidRDefault="00D238A7" w:rsidP="00D238A7">
      <w:pPr>
        <w:numPr>
          <w:ilvl w:val="1"/>
          <w:numId w:val="5"/>
        </w:numPr>
        <w:spacing w:before="100" w:beforeAutospacing="1"/>
        <w:rPr>
          <w:rFonts w:ascii="Open Sans" w:hAnsi="Open Sans" w:cs="Open Sans"/>
          <w:color w:val="1B1B1B"/>
          <w:highlight w:val="yellow"/>
        </w:rPr>
      </w:pPr>
      <w:r w:rsidRPr="00E84355">
        <w:rPr>
          <w:rFonts w:ascii="Open Sans" w:hAnsi="Open Sans" w:cs="Open Sans"/>
          <w:color w:val="1B1B1B"/>
          <w:highlight w:val="yellow"/>
        </w:rPr>
        <w:t>The Innovation: Succinctly describe your innovation. Which aspects are original and transformative compared to the current state of the art? How is the innovation differentiated from any work done by others in the field? (This section may contain information excluded from the Project Summary because of the proprietary nature.)</w:t>
      </w:r>
    </w:p>
    <w:p w14:paraId="19786756" w14:textId="77777777" w:rsidR="00D238A7" w:rsidRPr="00E84355" w:rsidRDefault="00D238A7" w:rsidP="00D238A7">
      <w:pPr>
        <w:pStyle w:val="NormalWeb"/>
        <w:rPr>
          <w:rFonts w:ascii="Open Sans" w:hAnsi="Open Sans" w:cs="Open Sans"/>
          <w:color w:val="1B1B1B"/>
          <w:highlight w:val="yellow"/>
        </w:rPr>
      </w:pPr>
      <w:r w:rsidRPr="00E84355">
        <w:rPr>
          <w:rStyle w:val="Strong"/>
          <w:rFonts w:ascii="Open Sans" w:eastAsiaTheme="majorEastAsia" w:hAnsi="Open Sans" w:cs="Open Sans"/>
          <w:color w:val="1B1B1B"/>
          <w:highlight w:val="yellow"/>
        </w:rPr>
        <w:t>The Commercial Opportunity (recommended length: 1-3 pages)</w:t>
      </w:r>
    </w:p>
    <w:p w14:paraId="3B211FC4" w14:textId="77777777" w:rsidR="00D238A7" w:rsidRPr="00E84355" w:rsidRDefault="00D238A7" w:rsidP="00D238A7">
      <w:pPr>
        <w:numPr>
          <w:ilvl w:val="1"/>
          <w:numId w:val="6"/>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Describe the market and addressable market for the innovation.</w:t>
      </w:r>
    </w:p>
    <w:p w14:paraId="00CC6DA9" w14:textId="77777777" w:rsidR="00D238A7" w:rsidRPr="00E84355" w:rsidRDefault="00D238A7" w:rsidP="00D238A7">
      <w:pPr>
        <w:numPr>
          <w:ilvl w:val="1"/>
          <w:numId w:val="6"/>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Discuss the business economics and market drivers in the target industry.</w:t>
      </w:r>
    </w:p>
    <w:p w14:paraId="3D979C80" w14:textId="77777777" w:rsidR="00D238A7" w:rsidRPr="00E84355" w:rsidRDefault="00D238A7" w:rsidP="00D238A7">
      <w:pPr>
        <w:numPr>
          <w:ilvl w:val="1"/>
          <w:numId w:val="6"/>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How has the market opportunity been validated? Describe your customers and your basic business model. Describe the competition. How do you expect the competitive landscape may change by the time your product/service enters the market?</w:t>
      </w:r>
    </w:p>
    <w:p w14:paraId="7C5BA580" w14:textId="77777777" w:rsidR="00D238A7" w:rsidRPr="00E84355" w:rsidRDefault="00D238A7" w:rsidP="00D238A7">
      <w:pPr>
        <w:numPr>
          <w:ilvl w:val="1"/>
          <w:numId w:val="6"/>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What are the key commercial risks in bringing your innovation to market?</w:t>
      </w:r>
    </w:p>
    <w:p w14:paraId="62E92459" w14:textId="77777777" w:rsidR="00D238A7" w:rsidRPr="00E84355" w:rsidRDefault="00D238A7" w:rsidP="00D238A7">
      <w:pPr>
        <w:numPr>
          <w:ilvl w:val="1"/>
          <w:numId w:val="6"/>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Describe your commercialization approach. Discuss the potential economic benefits associated with your innovation and provide estimates of the revenue potential, detailing your underlying assumptions.</w:t>
      </w:r>
    </w:p>
    <w:p w14:paraId="2524461F" w14:textId="77777777" w:rsidR="00D238A7" w:rsidRPr="00E84355" w:rsidRDefault="00D238A7" w:rsidP="00D238A7">
      <w:pPr>
        <w:numPr>
          <w:ilvl w:val="1"/>
          <w:numId w:val="6"/>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Describe the resources needed to implement your commercialization approach.</w:t>
      </w:r>
    </w:p>
    <w:p w14:paraId="7BA2DA4A" w14:textId="77777777" w:rsidR="00D238A7" w:rsidRPr="00E84355" w:rsidRDefault="00D238A7" w:rsidP="00D238A7">
      <w:pPr>
        <w:numPr>
          <w:ilvl w:val="1"/>
          <w:numId w:val="6"/>
        </w:numPr>
        <w:spacing w:before="100" w:beforeAutospacing="1"/>
        <w:rPr>
          <w:rFonts w:ascii="Open Sans" w:hAnsi="Open Sans" w:cs="Open Sans"/>
          <w:color w:val="1B1B1B"/>
          <w:highlight w:val="yellow"/>
        </w:rPr>
      </w:pPr>
      <w:r w:rsidRPr="00E84355">
        <w:rPr>
          <w:rFonts w:ascii="Open Sans" w:hAnsi="Open Sans" w:cs="Open Sans"/>
          <w:color w:val="1B1B1B"/>
          <w:highlight w:val="yellow"/>
        </w:rPr>
        <w:lastRenderedPageBreak/>
        <w:t>Describe your plan and expected timeline to secure these resources.</w:t>
      </w:r>
    </w:p>
    <w:p w14:paraId="319D5094" w14:textId="77777777" w:rsidR="00D238A7" w:rsidRPr="00E84355" w:rsidRDefault="00D238A7" w:rsidP="00D238A7">
      <w:pPr>
        <w:pStyle w:val="NormalWeb"/>
        <w:rPr>
          <w:rFonts w:ascii="Open Sans" w:hAnsi="Open Sans" w:cs="Open Sans"/>
          <w:color w:val="1B1B1B"/>
          <w:highlight w:val="yellow"/>
        </w:rPr>
      </w:pPr>
      <w:r w:rsidRPr="00E84355">
        <w:rPr>
          <w:rStyle w:val="Strong"/>
          <w:rFonts w:ascii="Open Sans" w:eastAsiaTheme="majorEastAsia" w:hAnsi="Open Sans" w:cs="Open Sans"/>
          <w:color w:val="1B1B1B"/>
          <w:highlight w:val="yellow"/>
        </w:rPr>
        <w:t>The Technical Solution (recommended length: 2-4 pages)</w:t>
      </w:r>
    </w:p>
    <w:p w14:paraId="7B2915CE" w14:textId="77777777" w:rsidR="00D238A7" w:rsidRPr="00E84355" w:rsidRDefault="00D238A7" w:rsidP="00D238A7">
      <w:pPr>
        <w:numPr>
          <w:ilvl w:val="1"/>
          <w:numId w:val="7"/>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Briefly describe the proposed solution and the technology on which it is based. At what stage of technical development is the innovation? (A more detailed description can be provided in the Technical Discussion and R&amp;D Plan, as described below).</w:t>
      </w:r>
    </w:p>
    <w:p w14:paraId="72366A15" w14:textId="77777777" w:rsidR="00D238A7" w:rsidRPr="00E84355" w:rsidRDefault="00D238A7" w:rsidP="00D238A7">
      <w:pPr>
        <w:numPr>
          <w:ilvl w:val="1"/>
          <w:numId w:val="7"/>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Describe the key technical challenges and risks in bringing the innovation to market. Which of these will be your focus and what is the general scientific approach in the proposed Phase I project?</w:t>
      </w:r>
    </w:p>
    <w:p w14:paraId="2C909759" w14:textId="77777777" w:rsidR="00D238A7" w:rsidRPr="00E84355" w:rsidRDefault="00D238A7" w:rsidP="00D238A7">
      <w:pPr>
        <w:numPr>
          <w:ilvl w:val="1"/>
          <w:numId w:val="7"/>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Describe the status of the intellectual property associated with this project and how you plan to protect it.</w:t>
      </w:r>
    </w:p>
    <w:p w14:paraId="420B0494" w14:textId="77777777" w:rsidR="00D238A7" w:rsidRPr="00E84355" w:rsidRDefault="00D238A7" w:rsidP="00D238A7">
      <w:pPr>
        <w:numPr>
          <w:ilvl w:val="1"/>
          <w:numId w:val="7"/>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NSF Lineage (not required for eligibility): Does your project have roots in non-SBIR/STTR NSF funding, either to the company or other organizations/institutions? If applicable, list the NSF funding division(s) and award number(s) as follows: "This project is based on the following NSF lineage: funded by [</w:t>
      </w:r>
      <w:r w:rsidRPr="00E84355">
        <w:rPr>
          <w:rStyle w:val="Emphasis"/>
          <w:rFonts w:ascii="Open Sans" w:hAnsi="Open Sans" w:cs="Open Sans"/>
          <w:color w:val="1B1B1B"/>
          <w:highlight w:val="yellow"/>
        </w:rPr>
        <w:t>PI/Organization/Institution</w:t>
      </w:r>
      <w:r w:rsidRPr="00E84355">
        <w:rPr>
          <w:rFonts w:ascii="Open Sans" w:hAnsi="Open Sans" w:cs="Open Sans"/>
          <w:color w:val="1B1B1B"/>
          <w:highlight w:val="yellow"/>
        </w:rPr>
        <w:t>] with award number [</w:t>
      </w:r>
      <w:r w:rsidRPr="00E84355">
        <w:rPr>
          <w:rStyle w:val="Emphasis"/>
          <w:rFonts w:ascii="Open Sans" w:hAnsi="Open Sans" w:cs="Open Sans"/>
          <w:color w:val="1B1B1B"/>
          <w:highlight w:val="yellow"/>
        </w:rPr>
        <w:t>7-digit NSF award #</w:t>
      </w:r>
      <w:r w:rsidRPr="00E84355">
        <w:rPr>
          <w:rFonts w:ascii="Open Sans" w:hAnsi="Open Sans" w:cs="Open Sans"/>
          <w:color w:val="1B1B1B"/>
          <w:highlight w:val="yellow"/>
        </w:rPr>
        <w:t>]."</w:t>
      </w:r>
    </w:p>
    <w:p w14:paraId="3BBB740A" w14:textId="77777777" w:rsidR="00D238A7" w:rsidRPr="00E84355" w:rsidRDefault="00D238A7" w:rsidP="00D238A7">
      <w:pPr>
        <w:numPr>
          <w:ilvl w:val="1"/>
          <w:numId w:val="7"/>
        </w:numPr>
        <w:spacing w:before="100" w:beforeAutospacing="1"/>
        <w:rPr>
          <w:rFonts w:ascii="Open Sans" w:hAnsi="Open Sans" w:cs="Open Sans"/>
          <w:color w:val="1B1B1B"/>
          <w:highlight w:val="yellow"/>
        </w:rPr>
      </w:pPr>
      <w:r w:rsidRPr="00E84355">
        <w:rPr>
          <w:rFonts w:ascii="Open Sans" w:hAnsi="Open Sans" w:cs="Open Sans"/>
          <w:color w:val="1B1B1B"/>
          <w:highlight w:val="yellow"/>
        </w:rPr>
        <w:t>I-Corps Lineage (not required for eligibility): If the project team has participated in in an I-Corps cohort (regional or national), please identify the host organization as follows: "This team has participated in an I-Corps activity hosted by [</w:t>
      </w:r>
      <w:r w:rsidRPr="00E84355">
        <w:rPr>
          <w:rStyle w:val="Emphasis"/>
          <w:rFonts w:ascii="Open Sans" w:hAnsi="Open Sans" w:cs="Open Sans"/>
          <w:color w:val="1B1B1B"/>
          <w:highlight w:val="yellow"/>
        </w:rPr>
        <w:t>Organization/Institution</w:t>
      </w:r>
      <w:r w:rsidRPr="00E84355">
        <w:rPr>
          <w:rFonts w:ascii="Open Sans" w:hAnsi="Open Sans" w:cs="Open Sans"/>
          <w:color w:val="1B1B1B"/>
          <w:highlight w:val="yellow"/>
        </w:rPr>
        <w:t>] with award number [</w:t>
      </w:r>
      <w:r w:rsidRPr="00E84355">
        <w:rPr>
          <w:rStyle w:val="Emphasis"/>
          <w:rFonts w:ascii="Open Sans" w:hAnsi="Open Sans" w:cs="Open Sans"/>
          <w:color w:val="1B1B1B"/>
          <w:highlight w:val="yellow"/>
        </w:rPr>
        <w:t>7-digit NSF award #</w:t>
      </w:r>
      <w:r w:rsidRPr="00E84355">
        <w:rPr>
          <w:rFonts w:ascii="Open Sans" w:hAnsi="Open Sans" w:cs="Open Sans"/>
          <w:color w:val="1B1B1B"/>
          <w:highlight w:val="yellow"/>
        </w:rPr>
        <w:t>]". Please contact the host organization for the relevant award number.</w:t>
      </w:r>
    </w:p>
    <w:p w14:paraId="215F680B" w14:textId="77777777" w:rsidR="00D238A7" w:rsidRPr="00E84355" w:rsidRDefault="00D238A7" w:rsidP="00D238A7">
      <w:pPr>
        <w:pStyle w:val="NormalWeb"/>
        <w:rPr>
          <w:rFonts w:ascii="Open Sans" w:hAnsi="Open Sans" w:cs="Open Sans"/>
          <w:color w:val="1B1B1B"/>
          <w:highlight w:val="yellow"/>
        </w:rPr>
      </w:pPr>
      <w:r w:rsidRPr="00E84355">
        <w:rPr>
          <w:rStyle w:val="Strong"/>
          <w:rFonts w:ascii="Open Sans" w:eastAsiaTheme="majorEastAsia" w:hAnsi="Open Sans" w:cs="Open Sans"/>
          <w:color w:val="1B1B1B"/>
          <w:highlight w:val="yellow"/>
        </w:rPr>
        <w:t>The Company/Team (recommended length: 1-3 pages)</w:t>
      </w:r>
    </w:p>
    <w:p w14:paraId="6427419D" w14:textId="77777777" w:rsidR="00D238A7" w:rsidRPr="00E84355" w:rsidRDefault="00D238A7" w:rsidP="00D238A7">
      <w:pPr>
        <w:numPr>
          <w:ilvl w:val="1"/>
          <w:numId w:val="8"/>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Describe the company founders or key participants in this proposed project. What level of effort will these persons devote to the proposed Phase I activities? How does the background and experience of the team enhance the credibility of the effort; have they previously taken similar products/services to market?</w:t>
      </w:r>
    </w:p>
    <w:p w14:paraId="510D1926" w14:textId="77777777" w:rsidR="00D238A7" w:rsidRPr="00E84355" w:rsidRDefault="00D238A7" w:rsidP="00D238A7">
      <w:pPr>
        <w:numPr>
          <w:ilvl w:val="1"/>
          <w:numId w:val="8"/>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Describe your vision for the company and the company's expected impact over the next five years.</w:t>
      </w:r>
    </w:p>
    <w:p w14:paraId="7E8A9CF8" w14:textId="77777777" w:rsidR="00D238A7" w:rsidRPr="00E84355" w:rsidRDefault="00D238A7" w:rsidP="00D238A7">
      <w:pPr>
        <w:numPr>
          <w:ilvl w:val="1"/>
          <w:numId w:val="8"/>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If the company has existing operations, describe how the proposed effort would fit into these activities.</w:t>
      </w:r>
    </w:p>
    <w:p w14:paraId="26B4D1F4" w14:textId="77777777" w:rsidR="00D238A7" w:rsidRPr="00E84355" w:rsidRDefault="00D238A7" w:rsidP="00D238A7">
      <w:pPr>
        <w:numPr>
          <w:ilvl w:val="1"/>
          <w:numId w:val="8"/>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lastRenderedPageBreak/>
        <w:t>Provide the date when the company was founded and describe the revenue history, if any, for the past three years. Include and explicitly state government funding and private investment in this discussion.</w:t>
      </w:r>
    </w:p>
    <w:p w14:paraId="01E73ADC" w14:textId="77777777" w:rsidR="00D238A7" w:rsidRPr="00E84355" w:rsidRDefault="00D238A7" w:rsidP="00D238A7">
      <w:pPr>
        <w:numPr>
          <w:ilvl w:val="1"/>
          <w:numId w:val="8"/>
        </w:numPr>
        <w:spacing w:before="100" w:beforeAutospacing="1"/>
        <w:rPr>
          <w:rFonts w:ascii="Open Sans" w:hAnsi="Open Sans" w:cs="Open Sans"/>
          <w:color w:val="1B1B1B"/>
          <w:highlight w:val="yellow"/>
        </w:rPr>
      </w:pPr>
      <w:r w:rsidRPr="00E84355">
        <w:rPr>
          <w:rFonts w:ascii="Open Sans" w:hAnsi="Open Sans" w:cs="Open Sans"/>
          <w:color w:val="1B1B1B"/>
          <w:highlight w:val="yellow"/>
        </w:rPr>
        <w:t>Will you have consultants or subawardees working on this project? If so, what is their expertise, affiliation, and contribution to the project?</w:t>
      </w:r>
    </w:p>
    <w:p w14:paraId="1EC9CCC3" w14:textId="77777777" w:rsidR="00D238A7" w:rsidRPr="00E84355" w:rsidRDefault="00D238A7" w:rsidP="00D238A7">
      <w:pPr>
        <w:pStyle w:val="NormalWeb"/>
        <w:rPr>
          <w:rFonts w:ascii="Open Sans" w:hAnsi="Open Sans" w:cs="Open Sans"/>
          <w:color w:val="1B1B1B"/>
          <w:highlight w:val="yellow"/>
        </w:rPr>
      </w:pPr>
      <w:r w:rsidRPr="00E84355">
        <w:rPr>
          <w:rStyle w:val="Strong"/>
          <w:rFonts w:ascii="Open Sans" w:eastAsiaTheme="majorEastAsia" w:hAnsi="Open Sans" w:cs="Open Sans"/>
          <w:color w:val="1B1B1B"/>
          <w:highlight w:val="yellow"/>
        </w:rPr>
        <w:t>Intellectual Merits: Technical Discussion and R&amp;D Plan (minimum length: 5 pages, recommended length: 5-6 pages)</w:t>
      </w:r>
    </w:p>
    <w:p w14:paraId="3EC10938" w14:textId="77777777" w:rsidR="00D238A7" w:rsidRPr="00E84355" w:rsidRDefault="00D238A7" w:rsidP="00D238A7">
      <w:pPr>
        <w:numPr>
          <w:ilvl w:val="1"/>
          <w:numId w:val="9"/>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The Intellectual Merits section should begin with the header “Intellectual Merits” on its own line.</w:t>
      </w:r>
      <w:r w:rsidRPr="00E84355">
        <w:rPr>
          <w:rStyle w:val="apple-converted-space"/>
          <w:rFonts w:ascii="Open Sans" w:hAnsi="Open Sans" w:cs="Open Sans"/>
          <w:color w:val="1B1B1B"/>
          <w:highlight w:val="yellow"/>
        </w:rPr>
        <w:t> </w:t>
      </w:r>
    </w:p>
    <w:p w14:paraId="0E8B728D" w14:textId="77777777" w:rsidR="00D238A7" w:rsidRPr="00E84355" w:rsidRDefault="00D238A7" w:rsidP="00D238A7">
      <w:pPr>
        <w:numPr>
          <w:ilvl w:val="1"/>
          <w:numId w:val="9"/>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Describe the innovation in sufficient technical detail for a knowledgeable reviewer in the field to understand why it is innovative and how it can provide benefits in the target applications. Supplement this description with any necessary background information.</w:t>
      </w:r>
    </w:p>
    <w:p w14:paraId="16B65076" w14:textId="77777777" w:rsidR="00D238A7" w:rsidRPr="00E84355" w:rsidRDefault="00D238A7" w:rsidP="00D238A7">
      <w:pPr>
        <w:numPr>
          <w:ilvl w:val="1"/>
          <w:numId w:val="9"/>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Describe the key objectives to be accomplished during the Phase I research, including the questions that must be answered to determine the technical AND commercial feasibility of the proposed concept.</w:t>
      </w:r>
    </w:p>
    <w:p w14:paraId="6B396C0C" w14:textId="77777777" w:rsidR="00D238A7" w:rsidRPr="00E84355" w:rsidRDefault="00D238A7" w:rsidP="00D238A7">
      <w:pPr>
        <w:numPr>
          <w:ilvl w:val="1"/>
          <w:numId w:val="9"/>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Describe the critical technical milestones that must be met to get the product or service to market.</w:t>
      </w:r>
    </w:p>
    <w:p w14:paraId="14F2F682" w14:textId="77777777" w:rsidR="00D238A7" w:rsidRPr="00E84355" w:rsidRDefault="00D238A7" w:rsidP="00D238A7">
      <w:pPr>
        <w:numPr>
          <w:ilvl w:val="1"/>
          <w:numId w:val="9"/>
        </w:numPr>
        <w:spacing w:before="100" w:beforeAutospacing="1"/>
        <w:rPr>
          <w:rFonts w:ascii="Open Sans" w:hAnsi="Open Sans" w:cs="Open Sans"/>
          <w:color w:val="1B1B1B"/>
          <w:highlight w:val="yellow"/>
        </w:rPr>
      </w:pPr>
      <w:r w:rsidRPr="00E84355">
        <w:rPr>
          <w:rFonts w:ascii="Open Sans" w:hAnsi="Open Sans" w:cs="Open Sans"/>
          <w:color w:val="1B1B1B"/>
          <w:highlight w:val="yellow"/>
        </w:rPr>
        <w:t>Present an R&amp;D plan, with proposed timeline. What are the objectives, and what experiments, computations, success criteria, etc. are planned to reach those objectives? The R&amp;D plan must leverage fundamental science or engineering research and techniques.</w:t>
      </w:r>
    </w:p>
    <w:p w14:paraId="47E78D4D" w14:textId="77777777" w:rsidR="00D238A7" w:rsidRPr="00E84355" w:rsidRDefault="00D238A7" w:rsidP="00D238A7">
      <w:pPr>
        <w:pStyle w:val="NormalWeb"/>
        <w:rPr>
          <w:rFonts w:ascii="Open Sans" w:hAnsi="Open Sans" w:cs="Open Sans"/>
          <w:color w:val="1B1B1B"/>
          <w:highlight w:val="yellow"/>
        </w:rPr>
      </w:pPr>
      <w:r w:rsidRPr="00E84355">
        <w:rPr>
          <w:rStyle w:val="Strong"/>
          <w:rFonts w:ascii="Open Sans" w:eastAsiaTheme="majorEastAsia" w:hAnsi="Open Sans" w:cs="Open Sans"/>
          <w:color w:val="1B1B1B"/>
          <w:highlight w:val="yellow"/>
        </w:rPr>
        <w:t>Broader Impacts:</w:t>
      </w:r>
      <w:r w:rsidRPr="00E84355">
        <w:rPr>
          <w:rStyle w:val="apple-converted-space"/>
          <w:rFonts w:ascii="Open Sans" w:eastAsiaTheme="majorEastAsia" w:hAnsi="Open Sans" w:cs="Open Sans"/>
          <w:color w:val="1B1B1B"/>
          <w:highlight w:val="yellow"/>
        </w:rPr>
        <w:t> </w:t>
      </w:r>
      <w:r w:rsidRPr="00E84355">
        <w:rPr>
          <w:rStyle w:val="Strong"/>
          <w:rFonts w:ascii="Open Sans" w:eastAsiaTheme="majorEastAsia" w:hAnsi="Open Sans" w:cs="Open Sans"/>
          <w:color w:val="1B1B1B"/>
          <w:highlight w:val="yellow"/>
        </w:rPr>
        <w:t>(recommended length: 1-2 pages)</w:t>
      </w:r>
    </w:p>
    <w:p w14:paraId="1924A608" w14:textId="77777777" w:rsidR="00D238A7" w:rsidRPr="00E84355" w:rsidRDefault="00D238A7" w:rsidP="00D238A7">
      <w:pPr>
        <w:numPr>
          <w:ilvl w:val="1"/>
          <w:numId w:val="10"/>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The Broader Impacts section should begin with the header “Broader Impacts” on its own line.</w:t>
      </w:r>
      <w:r w:rsidRPr="00E84355">
        <w:rPr>
          <w:rStyle w:val="apple-converted-space"/>
          <w:rFonts w:ascii="Open Sans" w:hAnsi="Open Sans" w:cs="Open Sans"/>
          <w:color w:val="1B1B1B"/>
          <w:highlight w:val="yellow"/>
        </w:rPr>
        <w:t> </w:t>
      </w:r>
    </w:p>
    <w:p w14:paraId="2E023954" w14:textId="77777777" w:rsidR="00D238A7" w:rsidRPr="00E84355" w:rsidRDefault="00D238A7" w:rsidP="00D238A7">
      <w:pPr>
        <w:numPr>
          <w:ilvl w:val="1"/>
          <w:numId w:val="10"/>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Describe how the proposed product or service offers the potential for broader societal and economic benefit (through commercialization under a sustainable business model) as outlined in the</w:t>
      </w:r>
      <w:r w:rsidRPr="00E84355">
        <w:rPr>
          <w:rStyle w:val="apple-converted-space"/>
          <w:rFonts w:ascii="Open Sans" w:hAnsi="Open Sans" w:cs="Open Sans"/>
          <w:color w:val="1B1B1B"/>
          <w:highlight w:val="yellow"/>
        </w:rPr>
        <w:t> </w:t>
      </w:r>
      <w:hyperlink r:id="rId17" w:anchor="IIIA2" w:history="1">
        <w:r w:rsidRPr="00E84355">
          <w:rPr>
            <w:rStyle w:val="Hyperlink"/>
            <w:rFonts w:ascii="Open Sans" w:hAnsi="Open Sans" w:cs="Open Sans"/>
            <w:color w:val="0076D6"/>
            <w:highlight w:val="yellow"/>
          </w:rPr>
          <w:t>NSF Merit Review Broader Impacts Criteria</w:t>
        </w:r>
      </w:hyperlink>
      <w:r w:rsidRPr="00E84355">
        <w:rPr>
          <w:rFonts w:ascii="Open Sans" w:hAnsi="Open Sans" w:cs="Open Sans"/>
          <w:color w:val="1B1B1B"/>
          <w:highlight w:val="yellow"/>
        </w:rPr>
        <w:t>.</w:t>
      </w:r>
    </w:p>
    <w:p w14:paraId="265E1CBD" w14:textId="77777777" w:rsidR="00D238A7" w:rsidRPr="00E84355" w:rsidRDefault="00D238A7" w:rsidP="00D238A7">
      <w:pPr>
        <w:numPr>
          <w:ilvl w:val="1"/>
          <w:numId w:val="10"/>
        </w:numPr>
        <w:spacing w:before="100" w:beforeAutospacing="1" w:after="120"/>
        <w:rPr>
          <w:rFonts w:ascii="Open Sans" w:hAnsi="Open Sans" w:cs="Open Sans"/>
          <w:color w:val="1B1B1B"/>
          <w:highlight w:val="yellow"/>
        </w:rPr>
      </w:pPr>
      <w:r w:rsidRPr="00E84355">
        <w:rPr>
          <w:rFonts w:ascii="Open Sans" w:hAnsi="Open Sans" w:cs="Open Sans"/>
          <w:color w:val="1B1B1B"/>
          <w:highlight w:val="yellow"/>
        </w:rPr>
        <w:t xml:space="preserve">The NSF SBIR/STTR program funds the development of new, high-risk technology innovations intended to generate positive societal outcomes. Examples of such outcomes include (but are not limited to) </w:t>
      </w:r>
      <w:r w:rsidRPr="00E84355">
        <w:rPr>
          <w:rFonts w:ascii="Open Sans" w:hAnsi="Open Sans" w:cs="Open Sans"/>
          <w:color w:val="1B1B1B"/>
          <w:highlight w:val="yellow"/>
        </w:rPr>
        <w:lastRenderedPageBreak/>
        <w:t>those found in the American Innovation and Competitiveness Act (P.L. 114-329, Section 102) Broader Impacts Review Criterion update:</w:t>
      </w:r>
    </w:p>
    <w:p w14:paraId="0381549B" w14:textId="77777777" w:rsidR="00D238A7" w:rsidRPr="00E84355" w:rsidRDefault="00D238A7" w:rsidP="00D238A7">
      <w:pPr>
        <w:numPr>
          <w:ilvl w:val="2"/>
          <w:numId w:val="10"/>
        </w:numPr>
        <w:spacing w:before="100" w:beforeAutospacing="1" w:after="120"/>
        <w:rPr>
          <w:rFonts w:ascii="Open Sans" w:hAnsi="Open Sans" w:cs="Open Sans"/>
          <w:color w:val="1B1B1B"/>
          <w:highlight w:val="yellow"/>
        </w:rPr>
      </w:pPr>
      <w:r w:rsidRPr="00E84355">
        <w:rPr>
          <w:rStyle w:val="Emphasis"/>
          <w:rFonts w:ascii="Open Sans" w:hAnsi="Open Sans" w:cs="Open Sans"/>
          <w:color w:val="1B1B1B"/>
          <w:highlight w:val="yellow"/>
        </w:rPr>
        <w:t>Increasing the economic competitiveness of the United States.</w:t>
      </w:r>
    </w:p>
    <w:p w14:paraId="13977EE6" w14:textId="77777777" w:rsidR="00D238A7" w:rsidRPr="00E84355" w:rsidRDefault="00D238A7" w:rsidP="00D238A7">
      <w:pPr>
        <w:numPr>
          <w:ilvl w:val="2"/>
          <w:numId w:val="10"/>
        </w:numPr>
        <w:spacing w:before="100" w:beforeAutospacing="1" w:after="120"/>
        <w:rPr>
          <w:rFonts w:ascii="Open Sans" w:hAnsi="Open Sans" w:cs="Open Sans"/>
          <w:color w:val="1B1B1B"/>
          <w:highlight w:val="yellow"/>
        </w:rPr>
      </w:pPr>
      <w:r w:rsidRPr="00E84355">
        <w:rPr>
          <w:rStyle w:val="Emphasis"/>
          <w:rFonts w:ascii="Open Sans" w:hAnsi="Open Sans" w:cs="Open Sans"/>
          <w:color w:val="1B1B1B"/>
          <w:highlight w:val="yellow"/>
        </w:rPr>
        <w:t>Advancing of the health and welfare of the American public.</w:t>
      </w:r>
    </w:p>
    <w:p w14:paraId="35EC070F" w14:textId="77777777" w:rsidR="00D238A7" w:rsidRPr="00E84355" w:rsidRDefault="00D238A7" w:rsidP="00D238A7">
      <w:pPr>
        <w:numPr>
          <w:ilvl w:val="2"/>
          <w:numId w:val="10"/>
        </w:numPr>
        <w:spacing w:before="100" w:beforeAutospacing="1" w:after="120"/>
        <w:rPr>
          <w:rFonts w:ascii="Open Sans" w:hAnsi="Open Sans" w:cs="Open Sans"/>
          <w:color w:val="1B1B1B"/>
          <w:highlight w:val="yellow"/>
        </w:rPr>
      </w:pPr>
      <w:r w:rsidRPr="00E84355">
        <w:rPr>
          <w:rStyle w:val="Emphasis"/>
          <w:rFonts w:ascii="Open Sans" w:hAnsi="Open Sans" w:cs="Open Sans"/>
          <w:color w:val="1B1B1B"/>
          <w:highlight w:val="yellow"/>
        </w:rPr>
        <w:t>Supporting the national defense of the United States.</w:t>
      </w:r>
    </w:p>
    <w:p w14:paraId="3AD7AB8F" w14:textId="77777777" w:rsidR="00D238A7" w:rsidRPr="00E84355" w:rsidRDefault="00D238A7" w:rsidP="00D238A7">
      <w:pPr>
        <w:numPr>
          <w:ilvl w:val="2"/>
          <w:numId w:val="10"/>
        </w:numPr>
        <w:spacing w:before="100" w:beforeAutospacing="1" w:after="120"/>
        <w:rPr>
          <w:rFonts w:ascii="Open Sans" w:hAnsi="Open Sans" w:cs="Open Sans"/>
          <w:color w:val="1B1B1B"/>
          <w:highlight w:val="yellow"/>
        </w:rPr>
      </w:pPr>
      <w:r w:rsidRPr="00E84355">
        <w:rPr>
          <w:rStyle w:val="Emphasis"/>
          <w:rFonts w:ascii="Open Sans" w:hAnsi="Open Sans" w:cs="Open Sans"/>
          <w:color w:val="1B1B1B"/>
          <w:highlight w:val="yellow"/>
        </w:rPr>
        <w:t>Enhancing partnerships between academia and industry in the United States.</w:t>
      </w:r>
    </w:p>
    <w:p w14:paraId="7EDD5002" w14:textId="77777777" w:rsidR="00D238A7" w:rsidRPr="00E84355" w:rsidRDefault="00D238A7" w:rsidP="00D238A7">
      <w:pPr>
        <w:numPr>
          <w:ilvl w:val="2"/>
          <w:numId w:val="10"/>
        </w:numPr>
        <w:spacing w:before="100" w:beforeAutospacing="1" w:after="120"/>
        <w:rPr>
          <w:rFonts w:ascii="Open Sans" w:hAnsi="Open Sans" w:cs="Open Sans"/>
          <w:color w:val="1B1B1B"/>
          <w:highlight w:val="yellow"/>
        </w:rPr>
      </w:pPr>
      <w:r w:rsidRPr="00E84355">
        <w:rPr>
          <w:rStyle w:val="Emphasis"/>
          <w:rFonts w:ascii="Open Sans" w:hAnsi="Open Sans" w:cs="Open Sans"/>
          <w:color w:val="1B1B1B"/>
          <w:highlight w:val="yellow"/>
        </w:rPr>
        <w:t>Developing an American STEM workforce that is globally competitive through improved pre-kindergarten through grade 12 STEM education and teacher development, and improved undergraduate STEM education and instruction.</w:t>
      </w:r>
    </w:p>
    <w:p w14:paraId="0B534C60" w14:textId="77777777" w:rsidR="00D238A7" w:rsidRPr="00E84355" w:rsidRDefault="00D238A7" w:rsidP="00D238A7">
      <w:pPr>
        <w:numPr>
          <w:ilvl w:val="2"/>
          <w:numId w:val="10"/>
        </w:numPr>
        <w:spacing w:before="100" w:beforeAutospacing="1" w:after="120"/>
        <w:rPr>
          <w:rFonts w:ascii="Open Sans" w:hAnsi="Open Sans" w:cs="Open Sans"/>
          <w:color w:val="1B1B1B"/>
          <w:highlight w:val="yellow"/>
        </w:rPr>
      </w:pPr>
      <w:r w:rsidRPr="00E84355">
        <w:rPr>
          <w:rStyle w:val="Emphasis"/>
          <w:rFonts w:ascii="Open Sans" w:hAnsi="Open Sans" w:cs="Open Sans"/>
          <w:color w:val="1B1B1B"/>
          <w:highlight w:val="yellow"/>
        </w:rPr>
        <w:t>Improving public scientific literacy and engagement with science and technology in the United States.</w:t>
      </w:r>
    </w:p>
    <w:p w14:paraId="15A5A4DE" w14:textId="77777777" w:rsidR="00D238A7" w:rsidRPr="00E84355" w:rsidRDefault="00D238A7" w:rsidP="00D238A7">
      <w:pPr>
        <w:numPr>
          <w:ilvl w:val="2"/>
          <w:numId w:val="10"/>
        </w:numPr>
        <w:spacing w:before="100" w:beforeAutospacing="1"/>
        <w:rPr>
          <w:rFonts w:ascii="Open Sans" w:hAnsi="Open Sans" w:cs="Open Sans"/>
          <w:color w:val="1B1B1B"/>
          <w:highlight w:val="yellow"/>
        </w:rPr>
      </w:pPr>
      <w:r w:rsidRPr="00E84355">
        <w:rPr>
          <w:rStyle w:val="Emphasis"/>
          <w:rFonts w:ascii="Open Sans" w:hAnsi="Open Sans" w:cs="Open Sans"/>
          <w:color w:val="1B1B1B"/>
          <w:highlight w:val="yellow"/>
        </w:rPr>
        <w:t>Expanding participation of women and individuals from underrepresented groups in STEM.</w:t>
      </w:r>
    </w:p>
    <w:p w14:paraId="0EB28FA6" w14:textId="77777777" w:rsidR="00D238A7" w:rsidRPr="00E84355" w:rsidRDefault="00D238A7" w:rsidP="00D238A7">
      <w:pPr>
        <w:numPr>
          <w:ilvl w:val="1"/>
          <w:numId w:val="10"/>
        </w:numPr>
        <w:spacing w:before="100" w:beforeAutospacing="1"/>
        <w:rPr>
          <w:rFonts w:ascii="Open Sans" w:hAnsi="Open Sans" w:cs="Open Sans"/>
          <w:color w:val="1B1B1B"/>
          <w:highlight w:val="yellow"/>
        </w:rPr>
      </w:pPr>
      <w:r w:rsidRPr="00E84355">
        <w:rPr>
          <w:rFonts w:ascii="Open Sans" w:hAnsi="Open Sans" w:cs="Open Sans"/>
          <w:color w:val="1B1B1B"/>
          <w:highlight w:val="yellow"/>
        </w:rPr>
        <w:t>The NSF SBIR/STTR program seeks plans to generate these outcomes as well as related societal benefits. Discuss the envisioned broader impacts and the specific implementation plan, including: the relevant metrics and measurement plan; potential partners to enhance the likelihood of success (including an assessment of the value proposition to the partner, their reasons for engaging in this project, and a summary of the engagement to date); potential risks and associated mitigation strategies; and additional anticipated needs for resources and the plan to secure them.</w:t>
      </w:r>
    </w:p>
    <w:p w14:paraId="3F828ACF" w14:textId="77777777" w:rsidR="00D238A7" w:rsidRDefault="00D238A7" w:rsidP="00061250"/>
    <w:sectPr w:rsidR="00D23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ork Sans">
    <w:panose1 w:val="00000000000000000000"/>
    <w:charset w:val="4D"/>
    <w:family w:val="auto"/>
    <w:pitch w:val="variable"/>
    <w:sig w:usb0="A00000FF" w:usb1="5000E07B" w:usb2="00000000" w:usb3="00000000" w:csb0="00000193"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6528C"/>
    <w:multiLevelType w:val="multilevel"/>
    <w:tmpl w:val="0A4A2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A0079"/>
    <w:multiLevelType w:val="multilevel"/>
    <w:tmpl w:val="98707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B2730"/>
    <w:multiLevelType w:val="multilevel"/>
    <w:tmpl w:val="07AC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7184B"/>
    <w:multiLevelType w:val="multilevel"/>
    <w:tmpl w:val="3B1C3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A4344E"/>
    <w:multiLevelType w:val="multilevel"/>
    <w:tmpl w:val="AF4EA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2472A"/>
    <w:multiLevelType w:val="multilevel"/>
    <w:tmpl w:val="A61AC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E0704"/>
    <w:multiLevelType w:val="multilevel"/>
    <w:tmpl w:val="B58E8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A166D"/>
    <w:multiLevelType w:val="hybridMultilevel"/>
    <w:tmpl w:val="6B9E1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830291"/>
    <w:multiLevelType w:val="multilevel"/>
    <w:tmpl w:val="4B5C8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30AD1"/>
    <w:multiLevelType w:val="multilevel"/>
    <w:tmpl w:val="615E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7609">
    <w:abstractNumId w:val="7"/>
  </w:num>
  <w:num w:numId="2" w16cid:durableId="1096632213">
    <w:abstractNumId w:val="9"/>
  </w:num>
  <w:num w:numId="3" w16cid:durableId="770051479">
    <w:abstractNumId w:val="4"/>
  </w:num>
  <w:num w:numId="4" w16cid:durableId="667561453">
    <w:abstractNumId w:val="2"/>
  </w:num>
  <w:num w:numId="5" w16cid:durableId="457459034">
    <w:abstractNumId w:val="1"/>
  </w:num>
  <w:num w:numId="6" w16cid:durableId="1741825089">
    <w:abstractNumId w:val="5"/>
  </w:num>
  <w:num w:numId="7" w16cid:durableId="1919055335">
    <w:abstractNumId w:val="0"/>
  </w:num>
  <w:num w:numId="8" w16cid:durableId="1517574041">
    <w:abstractNumId w:val="8"/>
  </w:num>
  <w:num w:numId="9" w16cid:durableId="674963469">
    <w:abstractNumId w:val="6"/>
  </w:num>
  <w:num w:numId="10" w16cid:durableId="42187958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D M RIENSTRA">
    <w15:presenceInfo w15:providerId="AD" w15:userId="S::crienstra@wisc.edu::bea46c07-643e-48a5-bc10-a33564bf99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331"/>
    <w:rsid w:val="00061250"/>
    <w:rsid w:val="00096EDD"/>
    <w:rsid w:val="000A3A21"/>
    <w:rsid w:val="000B276B"/>
    <w:rsid w:val="000E01F1"/>
    <w:rsid w:val="000E211F"/>
    <w:rsid w:val="000E6474"/>
    <w:rsid w:val="00131DE7"/>
    <w:rsid w:val="00173E9F"/>
    <w:rsid w:val="00181475"/>
    <w:rsid w:val="0018393A"/>
    <w:rsid w:val="001F42A5"/>
    <w:rsid w:val="00202CA0"/>
    <w:rsid w:val="00223F5B"/>
    <w:rsid w:val="002371F3"/>
    <w:rsid w:val="002430A4"/>
    <w:rsid w:val="002A0BD7"/>
    <w:rsid w:val="002A153E"/>
    <w:rsid w:val="003748B6"/>
    <w:rsid w:val="00386CFB"/>
    <w:rsid w:val="003A16B7"/>
    <w:rsid w:val="003C421B"/>
    <w:rsid w:val="00401753"/>
    <w:rsid w:val="004225CF"/>
    <w:rsid w:val="0045774D"/>
    <w:rsid w:val="004819A0"/>
    <w:rsid w:val="004A2B81"/>
    <w:rsid w:val="004C2E1C"/>
    <w:rsid w:val="00501755"/>
    <w:rsid w:val="005370B1"/>
    <w:rsid w:val="00596B00"/>
    <w:rsid w:val="005D39A1"/>
    <w:rsid w:val="006011A3"/>
    <w:rsid w:val="00653DED"/>
    <w:rsid w:val="006C13AB"/>
    <w:rsid w:val="006C28D7"/>
    <w:rsid w:val="006F6461"/>
    <w:rsid w:val="00731089"/>
    <w:rsid w:val="00812138"/>
    <w:rsid w:val="008134C3"/>
    <w:rsid w:val="00862676"/>
    <w:rsid w:val="00862E53"/>
    <w:rsid w:val="008741DD"/>
    <w:rsid w:val="0089597F"/>
    <w:rsid w:val="008A60CA"/>
    <w:rsid w:val="009237AC"/>
    <w:rsid w:val="0093763C"/>
    <w:rsid w:val="00990E42"/>
    <w:rsid w:val="009B3448"/>
    <w:rsid w:val="009D425D"/>
    <w:rsid w:val="009D5715"/>
    <w:rsid w:val="00A23F9C"/>
    <w:rsid w:val="00AE477D"/>
    <w:rsid w:val="00AF4689"/>
    <w:rsid w:val="00B26F2A"/>
    <w:rsid w:val="00B47631"/>
    <w:rsid w:val="00B52BEF"/>
    <w:rsid w:val="00BD6738"/>
    <w:rsid w:val="00C534A6"/>
    <w:rsid w:val="00C56331"/>
    <w:rsid w:val="00C61893"/>
    <w:rsid w:val="00CD4F17"/>
    <w:rsid w:val="00CF08C1"/>
    <w:rsid w:val="00CF59A3"/>
    <w:rsid w:val="00D238A7"/>
    <w:rsid w:val="00D62F8B"/>
    <w:rsid w:val="00D66F5B"/>
    <w:rsid w:val="00D95572"/>
    <w:rsid w:val="00DE4E92"/>
    <w:rsid w:val="00E620DF"/>
    <w:rsid w:val="00E84355"/>
    <w:rsid w:val="00EF3421"/>
    <w:rsid w:val="00F2340C"/>
    <w:rsid w:val="00F53F03"/>
    <w:rsid w:val="00F90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029F28"/>
  <w15:chartTrackingRefBased/>
  <w15:docId w15:val="{1C2E5A51-D867-7741-913F-F48AE33CC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3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63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63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3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3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3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3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3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3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3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63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63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3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3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331"/>
    <w:rPr>
      <w:rFonts w:eastAsiaTheme="majorEastAsia" w:cstheme="majorBidi"/>
      <w:color w:val="272727" w:themeColor="text1" w:themeTint="D8"/>
    </w:rPr>
  </w:style>
  <w:style w:type="paragraph" w:styleId="Title">
    <w:name w:val="Title"/>
    <w:basedOn w:val="Normal"/>
    <w:next w:val="Normal"/>
    <w:link w:val="TitleChar"/>
    <w:uiPriority w:val="10"/>
    <w:qFormat/>
    <w:rsid w:val="00C563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3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3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6331"/>
    <w:rPr>
      <w:i/>
      <w:iCs/>
      <w:color w:val="404040" w:themeColor="text1" w:themeTint="BF"/>
    </w:rPr>
  </w:style>
  <w:style w:type="paragraph" w:styleId="ListParagraph">
    <w:name w:val="List Paragraph"/>
    <w:basedOn w:val="Normal"/>
    <w:uiPriority w:val="34"/>
    <w:qFormat/>
    <w:rsid w:val="00C56331"/>
    <w:pPr>
      <w:ind w:left="720"/>
      <w:contextualSpacing/>
    </w:pPr>
  </w:style>
  <w:style w:type="character" w:styleId="IntenseEmphasis">
    <w:name w:val="Intense Emphasis"/>
    <w:basedOn w:val="DefaultParagraphFont"/>
    <w:uiPriority w:val="21"/>
    <w:qFormat/>
    <w:rsid w:val="00C56331"/>
    <w:rPr>
      <w:i/>
      <w:iCs/>
      <w:color w:val="2F5496" w:themeColor="accent1" w:themeShade="BF"/>
    </w:rPr>
  </w:style>
  <w:style w:type="paragraph" w:styleId="IntenseQuote">
    <w:name w:val="Intense Quote"/>
    <w:basedOn w:val="Normal"/>
    <w:next w:val="Normal"/>
    <w:link w:val="IntenseQuoteChar"/>
    <w:uiPriority w:val="30"/>
    <w:qFormat/>
    <w:rsid w:val="00C563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331"/>
    <w:rPr>
      <w:i/>
      <w:iCs/>
      <w:color w:val="2F5496" w:themeColor="accent1" w:themeShade="BF"/>
    </w:rPr>
  </w:style>
  <w:style w:type="character" w:styleId="IntenseReference">
    <w:name w:val="Intense Reference"/>
    <w:basedOn w:val="DefaultParagraphFont"/>
    <w:uiPriority w:val="32"/>
    <w:qFormat/>
    <w:rsid w:val="00C56331"/>
    <w:rPr>
      <w:b/>
      <w:bCs/>
      <w:smallCaps/>
      <w:color w:val="2F5496" w:themeColor="accent1" w:themeShade="BF"/>
      <w:spacing w:val="5"/>
    </w:rPr>
  </w:style>
  <w:style w:type="character" w:styleId="Hyperlink">
    <w:name w:val="Hyperlink"/>
    <w:basedOn w:val="DefaultParagraphFont"/>
    <w:uiPriority w:val="99"/>
    <w:unhideWhenUsed/>
    <w:rsid w:val="00C56331"/>
    <w:rPr>
      <w:color w:val="0563C1" w:themeColor="hyperlink"/>
      <w:u w:val="single"/>
    </w:rPr>
  </w:style>
  <w:style w:type="character" w:styleId="UnresolvedMention">
    <w:name w:val="Unresolved Mention"/>
    <w:basedOn w:val="DefaultParagraphFont"/>
    <w:uiPriority w:val="99"/>
    <w:semiHidden/>
    <w:unhideWhenUsed/>
    <w:rsid w:val="00C56331"/>
    <w:rPr>
      <w:color w:val="605E5C"/>
      <w:shd w:val="clear" w:color="auto" w:fill="E1DFDD"/>
    </w:rPr>
  </w:style>
  <w:style w:type="paragraph" w:styleId="NormalWeb">
    <w:name w:val="Normal (Web)"/>
    <w:basedOn w:val="Normal"/>
    <w:uiPriority w:val="99"/>
    <w:semiHidden/>
    <w:unhideWhenUsed/>
    <w:rsid w:val="00061250"/>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61250"/>
  </w:style>
  <w:style w:type="character" w:styleId="Strong">
    <w:name w:val="Strong"/>
    <w:basedOn w:val="DefaultParagraphFont"/>
    <w:uiPriority w:val="22"/>
    <w:qFormat/>
    <w:rsid w:val="00D238A7"/>
    <w:rPr>
      <w:b/>
      <w:bCs/>
    </w:rPr>
  </w:style>
  <w:style w:type="character" w:styleId="Emphasis">
    <w:name w:val="Emphasis"/>
    <w:basedOn w:val="DefaultParagraphFont"/>
    <w:uiPriority w:val="20"/>
    <w:qFormat/>
    <w:rsid w:val="00D238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834">
      <w:bodyDiv w:val="1"/>
      <w:marLeft w:val="0"/>
      <w:marRight w:val="0"/>
      <w:marTop w:val="0"/>
      <w:marBottom w:val="0"/>
      <w:divBdr>
        <w:top w:val="none" w:sz="0" w:space="0" w:color="auto"/>
        <w:left w:val="none" w:sz="0" w:space="0" w:color="auto"/>
        <w:bottom w:val="none" w:sz="0" w:space="0" w:color="auto"/>
        <w:right w:val="none" w:sz="0" w:space="0" w:color="auto"/>
      </w:divBdr>
    </w:div>
    <w:div w:id="782311879">
      <w:bodyDiv w:val="1"/>
      <w:marLeft w:val="0"/>
      <w:marRight w:val="0"/>
      <w:marTop w:val="0"/>
      <w:marBottom w:val="0"/>
      <w:divBdr>
        <w:top w:val="none" w:sz="0" w:space="0" w:color="auto"/>
        <w:left w:val="none" w:sz="0" w:space="0" w:color="auto"/>
        <w:bottom w:val="none" w:sz="0" w:space="0" w:color="auto"/>
        <w:right w:val="none" w:sz="0" w:space="0" w:color="auto"/>
      </w:divBdr>
    </w:div>
    <w:div w:id="1775786739">
      <w:bodyDiv w:val="1"/>
      <w:marLeft w:val="0"/>
      <w:marRight w:val="0"/>
      <w:marTop w:val="0"/>
      <w:marBottom w:val="0"/>
      <w:divBdr>
        <w:top w:val="none" w:sz="0" w:space="0" w:color="auto"/>
        <w:left w:val="none" w:sz="0" w:space="0" w:color="auto"/>
        <w:bottom w:val="none" w:sz="0" w:space="0" w:color="auto"/>
        <w:right w:val="none" w:sz="0" w:space="0" w:color="auto"/>
      </w:divBdr>
    </w:div>
    <w:div w:id="1878620813">
      <w:bodyDiv w:val="1"/>
      <w:marLeft w:val="0"/>
      <w:marRight w:val="0"/>
      <w:marTop w:val="0"/>
      <w:marBottom w:val="0"/>
      <w:divBdr>
        <w:top w:val="none" w:sz="0" w:space="0" w:color="auto"/>
        <w:left w:val="none" w:sz="0" w:space="0" w:color="auto"/>
        <w:bottom w:val="none" w:sz="0" w:space="0" w:color="auto"/>
        <w:right w:val="none" w:sz="0" w:space="0" w:color="auto"/>
      </w:divBdr>
    </w:div>
    <w:div w:id="209859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ir.gov/sbc/revolution-nmr-llc" TargetMode="External"/><Relationship Id="rId13" Type="http://schemas.openxmlformats.org/officeDocument/2006/relationships/hyperlink" Target="https://seedfund.nsf.gov/apply/project-pitch/"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edfund.nsf.gov/apply/the-basics/" TargetMode="External"/><Relationship Id="rId12" Type="http://schemas.openxmlformats.org/officeDocument/2006/relationships/hyperlink" Target="https://www.sbir.gov/node/329923" TargetMode="External"/><Relationship Id="rId17" Type="http://schemas.openxmlformats.org/officeDocument/2006/relationships/hyperlink" Target="https://www.nsf.gov/pubs/policydocs/pappg22_1/pappg_3.jsp" TargetMode="External"/><Relationship Id="rId2" Type="http://schemas.openxmlformats.org/officeDocument/2006/relationships/styles" Target="styles.xml"/><Relationship Id="rId16" Type="http://schemas.openxmlformats.org/officeDocument/2006/relationships/hyperlink" Target="https://new.nsf.gov/funding/opportunities/nsf-small-business-innovation-research-small-0/nsf23-515/solicita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eedfund.nsf.gov/apply/get-started/" TargetMode="External"/><Relationship Id="rId11" Type="http://schemas.openxmlformats.org/officeDocument/2006/relationships/hyperlink" Target="https://www.sbir.gov/sbc/bridge-12-technologies-inc" TargetMode="External"/><Relationship Id="rId5" Type="http://schemas.openxmlformats.org/officeDocument/2006/relationships/hyperlink" Target="https://www.sbir.gov" TargetMode="External"/><Relationship Id="rId15" Type="http://schemas.openxmlformats.org/officeDocument/2006/relationships/hyperlink" Target="https://seedfund.nsf.gov/apply/full-proposal/" TargetMode="External"/><Relationship Id="rId10" Type="http://schemas.openxmlformats.org/officeDocument/2006/relationships/hyperlink" Target="https://www.sbir.gov/node/1310829"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www.sbir.gov/sbc/doty-scientific-inc?page=1" TargetMode="External"/><Relationship Id="rId14" Type="http://schemas.openxmlformats.org/officeDocument/2006/relationships/hyperlink" Target="https://seedfund.nsf.gov/research-and-development/"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22</TotalTime>
  <Pages>8</Pages>
  <Words>2530</Words>
  <Characters>14425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M RIENSTRA</dc:creator>
  <cp:keywords/>
  <dc:description/>
  <cp:lastModifiedBy>CHAD M RIENSTRA</cp:lastModifiedBy>
  <cp:revision>4</cp:revision>
  <dcterms:created xsi:type="dcterms:W3CDTF">2024-06-05T12:42:00Z</dcterms:created>
  <dcterms:modified xsi:type="dcterms:W3CDTF">2024-06-05T13:41:00Z</dcterms:modified>
</cp:coreProperties>
</file>